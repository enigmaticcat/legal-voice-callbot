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HỆ THỐNG TƯ VẤN DINH DƯỠNG THỜI GIAN THỰC QUA GIỌNG NÓI DỰA TRÊN MICROSERVICES VÀ RAG</w:t>
      </w:r>
    </w:p>
    <w:p w:rsidR="00000000" w:rsidDel="00000000" w:rsidP="00000000" w:rsidRDefault="00000000" w:rsidRPr="00000000" w14:paraId="00000002">
      <w:pPr>
        <w:rPr>
          <w:b w:val="1"/>
          <w:bCs w:val="1"/>
        </w:rPr>
      </w:pPr>
      <w:r w:rsidDel="00000000" w:rsidR="00000000" w:rsidRPr="00000000">
        <w:rPr>
          <w:b w:val="1"/>
          <w:bCs w:val="1"/>
          <w:rtl w:val="0"/>
        </w:rPr>
        <w:t xml:space="preserve">TÓM TẮT ĐỒ ÁN</w:t>
      </w:r>
    </w:p>
    <w:p w:rsidR="00000000" w:rsidDel="00000000" w:rsidP="00000000" w:rsidRDefault="00000000" w:rsidRPr="00000000" w14:paraId="00000003">
      <w:pPr>
        <w:rPr/>
      </w:pPr>
      <w:r w:rsidDel="00000000" w:rsidR="00000000" w:rsidRPr="00000000">
        <w:rPr>
          <w:rtl w:val="0"/>
        </w:rPr>
        <w:t xml:space="preserve">Đồ án giải quyết bài toán tư vấn dinh dưỡng tự động bằng giọng nói (Callbot) với hai mục tiêu then chốt: </w:t>
      </w:r>
      <w:r w:rsidDel="00000000" w:rsidR="00000000" w:rsidRPr="00000000">
        <w:rPr>
          <w:b w:val="1"/>
          <w:bCs w:val="1"/>
          <w:rtl w:val="0"/>
        </w:rPr>
        <w:t xml:space="preserve">Độ trễ </w:t>
      </w:r>
      <w:sdt>
        <w:sdtPr>
          <w:id w:val="2057918027"/>
          <w:tag w:val="goog_rdk_0"/>
        </w:sdtPr>
        <w:sdtContent>
          <w:commentRangeStart w:id="0"/>
        </w:sdtContent>
      </w:sdt>
      <w:r w:rsidDel="00000000" w:rsidR="00000000" w:rsidRPr="00000000">
        <w:rPr>
          <w:b w:val="1"/>
          <w:bCs w:val="1"/>
          <w:rtl w:val="0"/>
        </w:rPr>
        <w:t xml:space="preserve">cực thấp</w:t>
      </w:r>
      <w:commentRangeEnd w:id="0"/>
      <w:r w:rsidDel="00000000" w:rsidR="00000000" w:rsidRPr="00000000">
        <w:commentReference w:id="0"/>
      </w:r>
      <w:r w:rsidDel="00000000" w:rsidR="00000000" w:rsidRPr="00000000">
        <w:rPr>
          <w:b w:val="1"/>
          <w:bCs w:val="1"/>
          <w:rtl w:val="0"/>
        </w:rPr>
        <w:t xml:space="preserve"> (&lt; 1.5s)</w:t>
      </w:r>
      <w:r w:rsidDel="00000000" w:rsidR="00000000" w:rsidRPr="00000000">
        <w:rPr>
          <w:rtl w:val="0"/>
        </w:rPr>
        <w:t xml:space="preserve"> và </w:t>
      </w:r>
      <w:r w:rsidDel="00000000" w:rsidR="00000000" w:rsidRPr="00000000">
        <w:rPr>
          <w:b w:val="1"/>
          <w:bCs w:val="1"/>
          <w:rtl w:val="0"/>
        </w:rPr>
        <w:t xml:space="preserve">Độ chính xác dinh dưỡng chuyên biệt</w:t>
      </w:r>
      <w:r w:rsidDel="00000000" w:rsidR="00000000" w:rsidRPr="00000000">
        <w:rPr>
          <w:rtl w:val="0"/>
        </w:rPr>
        <w:t xml:space="preserve">. Hệ thống được xây dựng trên kiến trúc Microservices, sử dụng pipeline streaming song song: ASR (RNN-T)  Brain (RAG với Gemini &amp; Qdrant)  TTS (VITS). Điểm mới của đồ án nằm ở cơ chế </w:t>
      </w:r>
      <w:r w:rsidDel="00000000" w:rsidR="00000000" w:rsidRPr="00000000">
        <w:rPr>
          <w:b w:val="1"/>
          <w:bCs w:val="1"/>
          <w:rtl w:val="0"/>
        </w:rPr>
        <w:t xml:space="preserve">Parallel Streaming</w:t>
      </w:r>
      <w:r w:rsidDel="00000000" w:rsidR="00000000" w:rsidRPr="00000000">
        <w:rPr>
          <w:rtl w:val="0"/>
        </w:rPr>
        <w:t xml:space="preserve"> giữa Brain và TTS và quy trình </w:t>
      </w:r>
      <w:r w:rsidDel="00000000" w:rsidR="00000000" w:rsidRPr="00000000">
        <w:rPr>
          <w:b w:val="1"/>
          <w:bCs w:val="1"/>
          <w:rtl w:val="0"/>
        </w:rPr>
        <w:t xml:space="preserve">Reranking/Query Expansion</w:t>
      </w:r>
      <w:r w:rsidDel="00000000" w:rsidR="00000000" w:rsidRPr="00000000">
        <w:rPr>
          <w:rtl w:val="0"/>
        </w:rPr>
        <w:t xml:space="preserve"> tối ưu cho thuật ngữ dinh dưỡng tiếng Việt. Thực nghiệm trên framework RAGAS minh chứng hệ thống đạt hiệu năng vượt trội về cả tốc độ phản hồi và độ tin cậy thông tin.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sdt>
      <w:sdtPr>
        <w:id w:val="-934024508"/>
        <w:tag w:val="goog_rdk_3"/>
      </w:sdtPr>
      <w:sdtContent>
        <w:p w:rsidR="00000000" w:rsidDel="00000000" w:rsidP="00000000" w:rsidRDefault="00000000" w:rsidRPr="00000000" w14:paraId="00000005">
          <w:pPr>
            <w:rPr>
              <w:ins w:author="Trang Nguyen Thi Thu" w:id="1" w:date="2026-05-15T04:06:43Z"/>
              <w:b w:val="1"/>
              <w:bCs w:val="1"/>
            </w:rPr>
          </w:pPr>
          <w:r w:rsidDel="00000000" w:rsidR="00000000" w:rsidRPr="00000000">
            <w:rPr>
              <w:b w:val="1"/>
              <w:bCs w:val="1"/>
              <w:rtl w:val="0"/>
            </w:rPr>
            <w:t xml:space="preserve">CHƯƠNG 1: </w:t>
          </w:r>
          <w:sdt>
            <w:sdtPr>
              <w:id w:val="525217093"/>
              <w:tag w:val="goog_rdk_1"/>
            </w:sdtPr>
            <w:sdtContent>
              <w:del w:author="Trang Nguyen Thi Thu" w:id="0" w:date="2026-05-15T04:21:28Z">
                <w:r w:rsidDel="00000000" w:rsidR="00000000" w:rsidRPr="00000000">
                  <w:rPr>
                    <w:b w:val="1"/>
                    <w:bCs w:val="1"/>
                    <w:rtl w:val="0"/>
                  </w:rPr>
                  <w:delText xml:space="preserve">TỔNG QUAN VÀ </w:delText>
                </w:r>
              </w:del>
            </w:sdtContent>
          </w:sdt>
          <w:r w:rsidDel="00000000" w:rsidR="00000000" w:rsidRPr="00000000">
            <w:rPr>
              <w:b w:val="1"/>
              <w:bCs w:val="1"/>
              <w:rtl w:val="0"/>
            </w:rPr>
            <w:t xml:space="preserve">GIỚI THIỆU BÀI TOÁN</w:t>
          </w:r>
          <w:sdt>
            <w:sdtPr>
              <w:id w:val="1843405275"/>
              <w:tag w:val="goog_rdk_2"/>
            </w:sdtPr>
            <w:sdtContent>
              <w:ins w:author="Trang Nguyen Thi Thu" w:id="1" w:date="2026-05-15T04:06:43Z">
                <w:r w:rsidDel="00000000" w:rsidR="00000000" w:rsidRPr="00000000">
                  <w:rPr>
                    <w:rtl w:val="0"/>
                  </w:rPr>
                </w:r>
              </w:ins>
            </w:sdtContent>
          </w:sdt>
        </w:p>
      </w:sdtContent>
    </w:sdt>
    <w:sdt>
      <w:sdtPr>
        <w:id w:val="517982299"/>
        <w:tag w:val="goog_rdk_6"/>
      </w:sdtPr>
      <w:sdtContent>
        <w:p w:rsidR="00000000" w:rsidDel="00000000" w:rsidP="00000000" w:rsidRDefault="00000000" w:rsidRPr="00000000" w14:paraId="00000006">
          <w:pPr>
            <w:rPr>
              <w:ins w:author="Trang Nguyen Thi Thu" w:id="1" w:date="2026-05-15T04:06:43Z"/>
              <w:b w:val="1"/>
              <w:bCs w:val="1"/>
              <w:rPrChange w:author="Trang Nguyen Thi Thu" w:id="2" w:date="2026-05-15T04:06:43Z">
                <w:rPr>
                  <w:b w:val="1"/>
                  <w:bCs w:val="1"/>
                </w:rPr>
              </w:rPrChange>
            </w:rPr>
          </w:pPr>
          <w:sdt>
            <w:sdtPr>
              <w:id w:val="1418570188"/>
              <w:tag w:val="goog_rdk_4"/>
            </w:sdtPr>
            <w:sdtContent>
              <w:ins w:author="Trang Nguyen Thi Thu" w:id="1" w:date="2026-05-15T04:06:43Z">
                <w:r w:rsidDel="00000000" w:rsidR="00000000" w:rsidRPr="00000000">
                  <w:rPr>
                    <w:b w:val="1"/>
                    <w:bCs w:val="1"/>
                    <w:rtl w:val="0"/>
                  </w:rPr>
                  <w:t xml:space="preserve">1.1 </w:t>
                </w:r>
              </w:ins>
              <w:sdt>
                <w:sdtPr>
                  <w:id w:val="-1745062757"/>
                  <w:tag w:val="goog_rdk_5"/>
                </w:sdtPr>
                <w:sdtContent>
                  <w:ins w:author="Trang Nguyen Thi Thu" w:id="1" w:date="2026-05-15T04:06:43Z">
                    <w:r w:rsidDel="00000000" w:rsidR="00000000" w:rsidRPr="00000000">
                      <w:rPr>
                        <w:b w:val="1"/>
                        <w:bCs w:val="1"/>
                        <w:rtl w:val="0"/>
                        <w:rPrChange w:author="Trang Nguyen Thi Thu" w:id="2" w:date="2026-05-15T04:06:43Z">
                          <w:rPr>
                            <w:b w:val="1"/>
                            <w:bCs w:val="1"/>
                          </w:rPr>
                        </w:rPrChange>
                      </w:rPr>
                      <w:t xml:space="preserve">Đặt vấn đề</w:t>
                    </w:r>
                  </w:ins>
                </w:sdtContent>
              </w:sdt>
              <w:ins w:author="Trang Nguyen Thi Thu" w:id="1" w:date="2026-05-15T04:06:43Z"/>
            </w:sdtContent>
          </w:sdt>
        </w:p>
      </w:sdtContent>
    </w:sdt>
    <w:sdt>
      <w:sdtPr>
        <w:id w:val="1600525195"/>
        <w:tag w:val="goog_rdk_9"/>
      </w:sdtPr>
      <w:sdtContent>
        <w:p w:rsidR="00000000" w:rsidDel="00000000" w:rsidP="00000000" w:rsidRDefault="00000000" w:rsidRPr="00000000" w14:paraId="00000007">
          <w:pPr>
            <w:rPr>
              <w:ins w:author="Trang Nguyen Thi Thu" w:id="1" w:date="2026-05-15T04:06:43Z"/>
              <w:rPrChange w:author="Trang Nguyen Thi Thu" w:id="2" w:date="2026-05-15T04:06:43Z">
                <w:rPr>
                  <w:b w:val="1"/>
                  <w:bCs w:val="1"/>
                </w:rPr>
              </w:rPrChange>
            </w:rPr>
          </w:pPr>
          <w:sdt>
            <w:sdtPr>
              <w:id w:val="-2128188626"/>
              <w:tag w:val="goog_rdk_7"/>
            </w:sdtPr>
            <w:sdtContent>
              <w:ins w:author="Trang Nguyen Thi Thu" w:id="1" w:date="2026-05-15T04:06:43Z"/>
              <w:sdt>
                <w:sdtPr>
                  <w:id w:val="-1420042805"/>
                  <w:tag w:val="goog_rdk_8"/>
                </w:sdtPr>
                <w:sdtContent>
                  <w:ins w:author="Trang Nguyen Thi Thu" w:id="1" w:date="2026-05-15T04:06:43Z">
                    <w:r w:rsidDel="00000000" w:rsidR="00000000" w:rsidRPr="00000000">
                      <w:rPr>
                        <w:rtl w:val="0"/>
                        <w:rPrChange w:author="Trang Nguyen Thi Thu" w:id="2" w:date="2026-05-15T04:06:43Z">
                          <w:rPr>
                            <w:b w:val="1"/>
                            <w:bCs w:val="1"/>
                          </w:rPr>
                        </w:rPrChange>
                      </w:rPr>
                      <w:t xml:space="preserve">Hệ thống hội thoại hỏi đáp tư vấn là gì? Ví dụ (text, voice)? Ứng dụng và ý nghĩa trong thực tiễn (tầm quan trọng).</w:t>
                    </w:r>
                  </w:ins>
                </w:sdtContent>
              </w:sdt>
              <w:ins w:author="Trang Nguyen Thi Thu" w:id="1" w:date="2026-05-15T04:06:43Z"/>
            </w:sdtContent>
          </w:sdt>
        </w:p>
      </w:sdtContent>
    </w:sdt>
    <w:sdt>
      <w:sdtPr>
        <w:id w:val="-2139509344"/>
        <w:tag w:val="goog_rdk_12"/>
      </w:sdtPr>
      <w:sdtContent>
        <w:p w:rsidR="00000000" w:rsidDel="00000000" w:rsidP="00000000" w:rsidRDefault="00000000" w:rsidRPr="00000000" w14:paraId="00000008">
          <w:pPr>
            <w:rPr>
              <w:ins w:author="Trang Nguyen Thi Thu" w:id="1" w:date="2026-05-15T04:06:43Z"/>
              <w:rPrChange w:author="Trang Nguyen Thi Thu" w:id="2" w:date="2026-05-15T04:06:43Z">
                <w:rPr>
                  <w:b w:val="1"/>
                  <w:bCs w:val="1"/>
                </w:rPr>
              </w:rPrChange>
            </w:rPr>
          </w:pPr>
          <w:sdt>
            <w:sdtPr>
              <w:id w:val="-1978302127"/>
              <w:tag w:val="goog_rdk_10"/>
            </w:sdtPr>
            <w:sdtContent>
              <w:ins w:author="Trang Nguyen Thi Thu" w:id="1" w:date="2026-05-15T04:06:43Z"/>
              <w:sdt>
                <w:sdtPr>
                  <w:id w:val="1829120073"/>
                  <w:tag w:val="goog_rdk_11"/>
                </w:sdtPr>
                <w:sdtContent>
                  <w:ins w:author="Trang Nguyen Thi Thu" w:id="1" w:date="2026-05-15T04:06:43Z">
                    <w:r w:rsidDel="00000000" w:rsidR="00000000" w:rsidRPr="00000000">
                      <w:rPr>
                        <w:rtl w:val="0"/>
                        <w:rPrChange w:author="Trang Nguyen Thi Thu" w:id="2" w:date="2026-05-15T04:06:43Z">
                          <w:rPr>
                            <w:b w:val="1"/>
                            <w:bCs w:val="1"/>
                          </w:rPr>
                        </w:rPrChange>
                      </w:rPr>
                      <w:t xml:space="preserve">Text → Chatbot nhưng có nhược điểm gì? Hoặc chỉ dùng được ở đâu?</w:t>
                    </w:r>
                  </w:ins>
                </w:sdtContent>
              </w:sdt>
              <w:ins w:author="Trang Nguyen Thi Thu" w:id="1" w:date="2026-05-15T04:06:43Z"/>
            </w:sdtContent>
          </w:sdt>
        </w:p>
      </w:sdtContent>
    </w:sdt>
    <w:sdt>
      <w:sdtPr>
        <w:id w:val="2036831905"/>
        <w:tag w:val="goog_rdk_18"/>
      </w:sdtPr>
      <w:sdtContent>
        <w:p w:rsidR="00000000" w:rsidDel="00000000" w:rsidP="00000000" w:rsidRDefault="00000000" w:rsidRPr="00000000" w14:paraId="00000009">
          <w:pPr>
            <w:rPr>
              <w:ins w:author="Trang Nguyen Thi Thu" w:id="1" w:date="2026-05-15T04:06:43Z"/>
              <w:rPrChange w:author="Trang Nguyen Thi Thu" w:id="2" w:date="2026-05-15T04:06:43Z">
                <w:rPr>
                  <w:b w:val="1"/>
                  <w:bCs w:val="1"/>
                </w:rPr>
              </w:rPrChange>
            </w:rPr>
          </w:pPr>
          <w:sdt>
            <w:sdtPr>
              <w:id w:val="-266495018"/>
              <w:tag w:val="goog_rdk_13"/>
            </w:sdtPr>
            <w:sdtContent>
              <w:ins w:author="Trang Nguyen Thi Thu" w:id="1" w:date="2026-05-15T04:06:43Z"/>
              <w:sdt>
                <w:sdtPr>
                  <w:id w:val="-171432626"/>
                  <w:tag w:val="goog_rdk_14"/>
                </w:sdtPr>
                <w:sdtContent>
                  <w:ins w:author="Trang Nguyen Thi Thu" w:id="1" w:date="2026-05-15T04:06:43Z">
                    <w:r w:rsidDel="00000000" w:rsidR="00000000" w:rsidRPr="00000000">
                      <w:rPr>
                        <w:b w:val="1"/>
                        <w:bCs w:val="1"/>
                        <w:rtl w:val="0"/>
                        <w:rPrChange w:author="Trang Nguyen Thi Thu" w:id="2" w:date="2026-05-15T04:06:43Z">
                          <w:rPr>
                            <w:b w:val="1"/>
                            <w:bCs w:val="1"/>
                          </w:rPr>
                        </w:rPrChange>
                      </w:rPr>
                      <w:t xml:space="preserve">Voicebot</w:t>
                    </w:r>
                  </w:ins>
                </w:sdtContent>
              </w:sdt>
              <w:ins w:author="Trang Nguyen Thi Thu" w:id="1" w:date="2026-05-15T04:06:43Z">
                <w:sdt>
                  <w:sdtPr>
                    <w:id w:val="1006443079"/>
                    <w:tag w:val="goog_rdk_15"/>
                  </w:sdtPr>
                  <w:sdtContent>
                    <w:r w:rsidDel="00000000" w:rsidR="00000000" w:rsidRPr="00000000">
                      <w:rPr>
                        <w:rtl w:val="0"/>
                        <w:rPrChange w:author="Trang Nguyen Thi Thu" w:id="2" w:date="2026-05-15T04:06:43Z">
                          <w:rPr>
                            <w:b w:val="1"/>
                            <w:bCs w:val="1"/>
                          </w:rPr>
                        </w:rPrChange>
                      </w:rPr>
                      <w:t xml:space="preserve">: Giải thích tại sao lại cần, </w:t>
                    </w:r>
                  </w:sdtContent>
                </w:sdt>
                <w:sdt>
                  <w:sdtPr>
                    <w:id w:val="-1889583713"/>
                    <w:tag w:val="goog_rdk_16"/>
                  </w:sdtPr>
                  <w:sdtContent>
                    <w:r w:rsidDel="00000000" w:rsidR="00000000" w:rsidRPr="00000000">
                      <w:rPr>
                        <w:rtl w:val="0"/>
                        <w:rPrChange w:author="Trang Nguyen Thi Thu" w:id="2" w:date="2026-05-15T04:06:43Z">
                          <w:rPr>
                            <w:b w:val="1"/>
                            <w:bCs w:val="1"/>
                          </w:rPr>
                        </w:rPrChange>
                      </w:rPr>
                      <w:t xml:space="preserve">Là gì, gồm những thành phần gì? </w:t>
                    </w:r>
                  </w:sdtContent>
                </w:sdt>
                <w:sdt>
                  <w:sdtPr>
                    <w:id w:val="1881953983"/>
                    <w:tag w:val="goog_rdk_17"/>
                  </w:sdtPr>
                  <w:sdtContent>
                    <w:r w:rsidDel="00000000" w:rsidR="00000000" w:rsidRPr="00000000">
                      <w:rPr>
                        <w:rtl w:val="0"/>
                        <w:rPrChange w:author="Trang Nguyen Thi Thu" w:id="2" w:date="2026-05-15T04:06:43Z">
                          <w:rPr>
                            <w:b w:val="1"/>
                            <w:bCs w:val="1"/>
                          </w:rPr>
                        </w:rPrChange>
                      </w:rPr>
                      <w:t xml:space="preserve">VD: tổng đài, ứng dụng voice, không thể dùng tay (lái xe, người mắt kém…) → Tính ứng dụng trong thực tiễn: Tại sao lại cần kênh voice.</w:t>
                    </w:r>
                  </w:sdtContent>
                </w:sdt>
              </w:ins>
            </w:sdtContent>
          </w:sdt>
        </w:p>
      </w:sdtContent>
    </w:sdt>
    <w:sdt>
      <w:sdtPr>
        <w:id w:val="-458545950"/>
        <w:tag w:val="goog_rdk_21"/>
      </w:sdtPr>
      <w:sdtContent>
        <w:p w:rsidR="00000000" w:rsidDel="00000000" w:rsidP="00000000" w:rsidRDefault="00000000" w:rsidRPr="00000000" w14:paraId="0000000A">
          <w:pPr>
            <w:rPr>
              <w:ins w:author="Trang Nguyen Thi Thu" w:id="1" w:date="2026-05-15T04:06:43Z"/>
              <w:rPrChange w:author="Trang Nguyen Thi Thu" w:id="2" w:date="2026-05-15T04:06:43Z">
                <w:rPr>
                  <w:b w:val="1"/>
                  <w:bCs w:val="1"/>
                </w:rPr>
              </w:rPrChange>
            </w:rPr>
          </w:pPr>
          <w:sdt>
            <w:sdtPr>
              <w:id w:val="-1421079673"/>
              <w:tag w:val="goog_rdk_19"/>
            </w:sdtPr>
            <w:sdtContent>
              <w:ins w:author="Trang Nguyen Thi Thu" w:id="1" w:date="2026-05-15T04:06:43Z"/>
              <w:sdt>
                <w:sdtPr>
                  <w:id w:val="1957354408"/>
                  <w:tag w:val="goog_rdk_20"/>
                </w:sdtPr>
                <w:sdtContent>
                  <w:ins w:author="Trang Nguyen Thi Thu" w:id="1" w:date="2026-05-15T04:06:43Z">
                    <w:r w:rsidDel="00000000" w:rsidR="00000000" w:rsidRPr="00000000">
                      <w:rPr>
                        <w:rtl w:val="0"/>
                        <w:rPrChange w:author="Trang Nguyen Thi Thu" w:id="2" w:date="2026-05-15T04:06:43Z">
                          <w:rPr>
                            <w:b w:val="1"/>
                            <w:bCs w:val="1"/>
                          </w:rPr>
                        </w:rPrChange>
                      </w:rPr>
                      <w:t xml:space="preserve">Tuy nhiên kênh voice có những thách thức gì?</w:t>
                    </w:r>
                  </w:ins>
                </w:sdtContent>
              </w:sdt>
              <w:ins w:author="Trang Nguyen Thi Thu" w:id="1" w:date="2026-05-15T04:06:43Z"/>
            </w:sdtContent>
          </w:sdt>
        </w:p>
      </w:sdtContent>
    </w:sdt>
    <w:sdt>
      <w:sdtPr>
        <w:id w:val="308339662"/>
        <w:tag w:val="goog_rdk_24"/>
      </w:sdtPr>
      <w:sdtContent>
        <w:p w:rsidR="00000000" w:rsidDel="00000000" w:rsidP="00000000" w:rsidRDefault="00000000" w:rsidRPr="00000000" w14:paraId="0000000B">
          <w:pPr>
            <w:numPr>
              <w:ilvl w:val="0"/>
              <w:numId w:val="7"/>
            </w:numPr>
            <w:spacing w:after="0" w:afterAutospacing="0"/>
            <w:ind w:left="720" w:hanging="360"/>
            <w:rPr>
              <w:ins w:author="Trang Nguyen Thi Thu" w:id="1" w:date="2026-05-15T04:06:43Z"/>
              <w:u w:val="none"/>
            </w:rPr>
          </w:pPr>
          <w:sdt>
            <w:sdtPr>
              <w:id w:val="-2034914310"/>
              <w:tag w:val="goog_rdk_22"/>
            </w:sdtPr>
            <w:sdtContent>
              <w:ins w:author="Trang Nguyen Thi Thu" w:id="1" w:date="2026-05-15T04:06:43Z"/>
              <w:sdt>
                <w:sdtPr>
                  <w:id w:val="735300965"/>
                  <w:tag w:val="goog_rdk_23"/>
                </w:sdtPr>
                <w:sdtContent>
                  <w:ins w:author="Trang Nguyen Thi Thu" w:id="1" w:date="2026-05-15T04:06:43Z">
                    <w:r w:rsidDel="00000000" w:rsidR="00000000" w:rsidRPr="00000000">
                      <w:rPr>
                        <w:rtl w:val="0"/>
                        <w:rPrChange w:author="Trang Nguyen Thi Thu" w:id="2" w:date="2026-05-15T04:06:43Z">
                          <w:rPr>
                            <w:b w:val="1"/>
                            <w:bCs w:val="1"/>
                          </w:rPr>
                        </w:rPrChange>
                      </w:rPr>
                      <w:t xml:space="preserve">Độ chính xác: Pipeline → nhân lỗi qua nhiều bước</w:t>
                    </w:r>
                  </w:ins>
                </w:sdtContent>
              </w:sdt>
              <w:ins w:author="Trang Nguyen Thi Thu" w:id="1" w:date="2026-05-15T04:06:43Z"/>
            </w:sdtContent>
          </w:sdt>
        </w:p>
      </w:sdtContent>
    </w:sdt>
    <w:sdt>
      <w:sdtPr>
        <w:id w:val="1983031598"/>
        <w:tag w:val="goog_rdk_27"/>
      </w:sdtPr>
      <w:sdtContent>
        <w:p w:rsidR="00000000" w:rsidDel="00000000" w:rsidP="00000000" w:rsidRDefault="00000000" w:rsidRPr="00000000" w14:paraId="0000000C">
          <w:pPr>
            <w:numPr>
              <w:ilvl w:val="0"/>
              <w:numId w:val="7"/>
            </w:numPr>
            <w:ind w:left="720" w:hanging="360"/>
            <w:rPr>
              <w:ins w:author="Trang Nguyen Thi Thu" w:id="1" w:date="2026-05-15T04:06:43Z"/>
              <w:u w:val="none"/>
            </w:rPr>
          </w:pPr>
          <w:sdt>
            <w:sdtPr>
              <w:id w:val="-1308854341"/>
              <w:tag w:val="goog_rdk_25"/>
            </w:sdtPr>
            <w:sdtContent>
              <w:ins w:author="Trang Nguyen Thi Thu" w:id="1" w:date="2026-05-15T04:06:43Z"/>
              <w:sdt>
                <w:sdtPr>
                  <w:id w:val="-1066891157"/>
                  <w:tag w:val="goog_rdk_26"/>
                </w:sdtPr>
                <w:sdtContent>
                  <w:ins w:author="Trang Nguyen Thi Thu" w:id="1" w:date="2026-05-15T04:06:43Z">
                    <w:r w:rsidDel="00000000" w:rsidR="00000000" w:rsidRPr="00000000">
                      <w:rPr>
                        <w:rtl w:val="0"/>
                        <w:rPrChange w:author="Trang Nguyen Thi Thu" w:id="2" w:date="2026-05-15T04:06:43Z">
                          <w:rPr>
                            <w:b w:val="1"/>
                            <w:bCs w:val="1"/>
                          </w:rPr>
                        </w:rPrChange>
                      </w:rPr>
                      <w:t xml:space="preserve">Latency: Phức tạp hơn thời gian xử lý lâu hơn, tổng thời gian của nhiều bước</w:t>
                    </w:r>
                  </w:ins>
                </w:sdtContent>
              </w:sdt>
              <w:ins w:author="Trang Nguyen Thi Thu" w:id="1" w:date="2026-05-15T04:06:43Z"/>
            </w:sdtContent>
          </w:sdt>
        </w:p>
      </w:sdtContent>
    </w:sdt>
    <w:sdt>
      <w:sdtPr>
        <w:id w:val="1293386073"/>
        <w:tag w:val="goog_rdk_33"/>
      </w:sdtPr>
      <w:sdtContent>
        <w:p w:rsidR="00000000" w:rsidDel="00000000" w:rsidP="00000000" w:rsidRDefault="00000000" w:rsidRPr="00000000" w14:paraId="0000000D">
          <w:pPr>
            <w:rPr>
              <w:ins w:author="Trang Nguyen Thi Thu" w:id="1" w:date="2026-05-15T04:06:43Z"/>
              <w:rPrChange w:author="Trang Nguyen Thi Thu" w:id="2" w:date="2026-05-15T04:06:43Z">
                <w:rPr>
                  <w:b w:val="1"/>
                  <w:bCs w:val="1"/>
                </w:rPr>
              </w:rPrChange>
            </w:rPr>
          </w:pPr>
          <w:sdt>
            <w:sdtPr>
              <w:id w:val="1375394101"/>
              <w:tag w:val="goog_rdk_28"/>
            </w:sdtPr>
            <w:sdtContent>
              <w:ins w:author="Trang Nguyen Thi Thu" w:id="1" w:date="2026-05-15T04:06:43Z"/>
              <w:sdt>
                <w:sdtPr>
                  <w:id w:val="-1017139043"/>
                  <w:tag w:val="goog_rdk_29"/>
                </w:sdtPr>
                <w:sdtContent>
                  <w:ins w:author="Trang Nguyen Thi Thu" w:id="1" w:date="2026-05-15T04:06:43Z">
                    <w:r w:rsidDel="00000000" w:rsidR="00000000" w:rsidRPr="00000000">
                      <w:rPr>
                        <w:b w:val="1"/>
                        <w:bCs w:val="1"/>
                        <w:rtl w:val="0"/>
                        <w:rPrChange w:author="Trang Nguyen Thi Thu" w:id="2" w:date="2026-05-15T04:06:43Z">
                          <w:rPr>
                            <w:b w:val="1"/>
                            <w:bCs w:val="1"/>
                          </w:rPr>
                        </w:rPrChange>
                      </w:rPr>
                      <w:t xml:space="preserve">Domain</w:t>
                    </w:r>
                  </w:ins>
                </w:sdtContent>
              </w:sdt>
              <w:ins w:author="Trang Nguyen Thi Thu" w:id="1" w:date="2026-05-15T04:06:43Z">
                <w:sdt>
                  <w:sdtPr>
                    <w:id w:val="1620791439"/>
                    <w:tag w:val="goog_rdk_30"/>
                  </w:sdtPr>
                  <w:sdtContent>
                    <w:r w:rsidDel="00000000" w:rsidR="00000000" w:rsidRPr="00000000">
                      <w:rPr>
                        <w:rtl w:val="0"/>
                        <w:rPrChange w:author="Trang Nguyen Thi Thu" w:id="2" w:date="2026-05-15T04:06:43Z">
                          <w:rPr>
                            <w:b w:val="1"/>
                            <w:bCs w:val="1"/>
                          </w:rPr>
                        </w:rPrChange>
                      </w:rPr>
                      <w:t xml:space="preserve"> </w:t>
                    </w:r>
                  </w:sdtContent>
                </w:sdt>
                <w:sdt>
                  <w:sdtPr>
                    <w:id w:val="743700269"/>
                    <w:tag w:val="goog_rdk_31"/>
                  </w:sdtPr>
                  <w:sdtContent>
                    <w:r w:rsidDel="00000000" w:rsidR="00000000" w:rsidRPr="00000000">
                      <w:rPr>
                        <w:b w:val="1"/>
                        <w:bCs w:val="1"/>
                        <w:rtl w:val="0"/>
                        <w:rPrChange w:author="Trang Nguyen Thi Thu" w:id="2" w:date="2026-05-15T04:06:43Z">
                          <w:rPr>
                            <w:b w:val="1"/>
                            <w:bCs w:val="1"/>
                          </w:rPr>
                        </w:rPrChange>
                      </w:rPr>
                      <w:t xml:space="preserve">dinh dưỡng</w:t>
                    </w:r>
                  </w:sdtContent>
                </w:sdt>
                <w:sdt>
                  <w:sdtPr>
                    <w:id w:val="-331127538"/>
                    <w:tag w:val="goog_rdk_32"/>
                  </w:sdtPr>
                  <w:sdtContent>
                    <w:r w:rsidDel="00000000" w:rsidR="00000000" w:rsidRPr="00000000">
                      <w:rPr>
                        <w:rtl w:val="0"/>
                        <w:rPrChange w:author="Trang Nguyen Thi Thu" w:id="2" w:date="2026-05-15T04:06:43Z">
                          <w:rPr>
                            <w:b w:val="1"/>
                            <w:bCs w:val="1"/>
                          </w:rPr>
                        </w:rPrChange>
                      </w:rPr>
                      <w:t xml:space="preserve">: Tại sao lại cần, dùng trong use case nào… các  thách thức đặt ra.</w:t>
                    </w:r>
                  </w:sdtContent>
                </w:sdt>
              </w:ins>
            </w:sdtContent>
          </w:sdt>
        </w:p>
      </w:sdtContent>
    </w:sdt>
    <w:sdt>
      <w:sdtPr>
        <w:id w:val="1392958749"/>
        <w:tag w:val="goog_rdk_36"/>
      </w:sdtPr>
      <w:sdtContent>
        <w:p w:rsidR="00000000" w:rsidDel="00000000" w:rsidP="00000000" w:rsidRDefault="00000000" w:rsidRPr="00000000" w14:paraId="0000000E">
          <w:pPr>
            <w:rPr>
              <w:ins w:author="Trang Nguyen Thi Thu" w:id="1" w:date="2026-05-15T04:06:43Z"/>
              <w:b w:val="1"/>
              <w:bCs w:val="1"/>
              <w:rPrChange w:author="Trang Nguyen Thi Thu" w:id="2" w:date="2026-05-15T04:06:43Z">
                <w:rPr>
                  <w:b w:val="1"/>
                  <w:bCs w:val="1"/>
                </w:rPr>
              </w:rPrChange>
            </w:rPr>
          </w:pPr>
          <w:sdt>
            <w:sdtPr>
              <w:id w:val="867386146"/>
              <w:tag w:val="goog_rdk_34"/>
            </w:sdtPr>
            <w:sdtContent>
              <w:ins w:author="Trang Nguyen Thi Thu" w:id="1" w:date="2026-05-15T04:06:43Z"/>
              <w:sdt>
                <w:sdtPr>
                  <w:id w:val="-1575500062"/>
                  <w:tag w:val="goog_rdk_35"/>
                </w:sdtPr>
                <w:sdtContent>
                  <w:ins w:author="Trang Nguyen Thi Thu" w:id="1" w:date="2026-05-15T04:06:43Z">
                    <w:r w:rsidDel="00000000" w:rsidR="00000000" w:rsidRPr="00000000">
                      <w:rPr>
                        <w:b w:val="1"/>
                        <w:bCs w:val="1"/>
                        <w:rtl w:val="0"/>
                        <w:rPrChange w:author="Trang Nguyen Thi Thu" w:id="2" w:date="2026-05-15T04:06:43Z">
                          <w:rPr>
                            <w:b w:val="1"/>
                            <w:bCs w:val="1"/>
                          </w:rPr>
                        </w:rPrChange>
                      </w:rPr>
                      <w:t xml:space="preserve">→ Chốt 1 câu: Đồ án làm gì, giải quyết vấn đề gì?</w:t>
                    </w:r>
                  </w:ins>
                </w:sdtContent>
              </w:sdt>
              <w:ins w:author="Trang Nguyen Thi Thu" w:id="1" w:date="2026-05-15T04:06:43Z"/>
            </w:sdtContent>
          </w:sdt>
        </w:p>
      </w:sdtContent>
    </w:sdt>
    <w:sdt>
      <w:sdtPr>
        <w:id w:val="-91633434"/>
        <w:tag w:val="goog_rdk_39"/>
      </w:sdtPr>
      <w:sdtContent>
        <w:p w:rsidR="00000000" w:rsidDel="00000000" w:rsidP="00000000" w:rsidRDefault="00000000" w:rsidRPr="00000000" w14:paraId="0000000F">
          <w:pPr>
            <w:rPr>
              <w:ins w:author="Trang Nguyen Thi Thu" w:id="1" w:date="2026-05-15T04:06:43Z"/>
              <w:b w:val="1"/>
              <w:bCs w:val="1"/>
              <w:rPrChange w:author="Trang Nguyen Thi Thu" w:id="2" w:date="2026-05-15T04:06:43Z">
                <w:rPr>
                  <w:b w:val="1"/>
                  <w:bCs w:val="1"/>
                </w:rPr>
              </w:rPrChange>
            </w:rPr>
          </w:pPr>
          <w:sdt>
            <w:sdtPr>
              <w:id w:val="966626408"/>
              <w:tag w:val="goog_rdk_37"/>
            </w:sdtPr>
            <w:sdtContent>
              <w:ins w:author="Trang Nguyen Thi Thu" w:id="1" w:date="2026-05-15T04:06:43Z"/>
              <w:sdt>
                <w:sdtPr>
                  <w:id w:val="-1973258188"/>
                  <w:tag w:val="goog_rdk_38"/>
                </w:sdtPr>
                <w:sdtContent>
                  <w:ins w:author="Trang Nguyen Thi Thu" w:id="1" w:date="2026-05-15T04:06:43Z">
                    <w:r w:rsidDel="00000000" w:rsidR="00000000" w:rsidRPr="00000000">
                      <w:rPr>
                        <w:b w:val="1"/>
                        <w:bCs w:val="1"/>
                        <w:rtl w:val="0"/>
                        <w:rPrChange w:author="Trang Nguyen Thi Thu" w:id="2" w:date="2026-05-15T04:06:43Z">
                          <w:rPr>
                            <w:b w:val="1"/>
                            <w:bCs w:val="1"/>
                          </w:rPr>
                        </w:rPrChange>
                      </w:rPr>
                      <w:t xml:space="preserve">1.2 Mục tiêu và phạm vi</w:t>
                    </w:r>
                  </w:ins>
                </w:sdtContent>
              </w:sdt>
              <w:ins w:author="Trang Nguyen Thi Thu" w:id="1" w:date="2026-05-15T04:06:43Z"/>
            </w:sdtContent>
          </w:sdt>
        </w:p>
      </w:sdtContent>
    </w:sdt>
    <w:sdt>
      <w:sdtPr>
        <w:id w:val="321223983"/>
        <w:tag w:val="goog_rdk_43"/>
      </w:sdtPr>
      <w:sdtContent>
        <w:p w:rsidR="00000000" w:rsidDel="00000000" w:rsidP="00000000" w:rsidRDefault="00000000" w:rsidRPr="00000000" w14:paraId="00000010">
          <w:pPr>
            <w:rPr>
              <w:ins w:author="Trang Nguyen Thi Thu" w:id="1" w:date="2026-05-15T04:06:43Z"/>
              <w:rPrChange w:author="Trang Nguyen Thi Thu" w:id="2" w:date="2026-05-15T04:06:43Z">
                <w:rPr>
                  <w:b w:val="1"/>
                  <w:bCs w:val="1"/>
                </w:rPr>
              </w:rPrChange>
            </w:rPr>
          </w:pPr>
          <w:sdt>
            <w:sdtPr>
              <w:id w:val="-1261550858"/>
              <w:tag w:val="goog_rdk_40"/>
            </w:sdtPr>
            <w:sdtContent>
              <w:ins w:author="Trang Nguyen Thi Thu" w:id="1" w:date="2026-05-15T04:06:43Z"/>
              <w:sdt>
                <w:sdtPr>
                  <w:id w:val="-633516511"/>
                  <w:tag w:val="goog_rdk_41"/>
                </w:sdtPr>
                <w:sdtContent>
                  <w:ins w:author="Trang Nguyen Thi Thu" w:id="1" w:date="2026-05-15T04:06:43Z">
                    <w:r w:rsidDel="00000000" w:rsidR="00000000" w:rsidRPr="00000000">
                      <w:rPr>
                        <w:b w:val="1"/>
                        <w:bCs w:val="1"/>
                        <w:rtl w:val="0"/>
                        <w:rPrChange w:author="Trang Nguyen Thi Thu" w:id="2" w:date="2026-05-15T04:06:43Z">
                          <w:rPr>
                            <w:b w:val="1"/>
                            <w:bCs w:val="1"/>
                          </w:rPr>
                        </w:rPrChange>
                      </w:rPr>
                      <w:t xml:space="preserve">Phạm vi:</w:t>
                    </w:r>
                  </w:ins>
                </w:sdtContent>
              </w:sdt>
              <w:ins w:author="Trang Nguyen Thi Thu" w:id="1" w:date="2026-05-15T04:06:43Z">
                <w:sdt>
                  <w:sdtPr>
                    <w:id w:val="1913625432"/>
                    <w:tag w:val="goog_rdk_42"/>
                  </w:sdtPr>
                  <w:sdtContent>
                    <w:r w:rsidDel="00000000" w:rsidR="00000000" w:rsidRPr="00000000">
                      <w:rPr>
                        <w:rtl w:val="0"/>
                        <w:rPrChange w:author="Trang Nguyen Thi Thu" w:id="2" w:date="2026-05-15T04:06:43Z">
                          <w:rPr>
                            <w:b w:val="1"/>
                            <w:bCs w:val="1"/>
                          </w:rPr>
                        </w:rPrChange>
                      </w:rPr>
                      <w:t xml:space="preserve"> Giới hạn lại đồ án</w:t>
                    </w:r>
                  </w:sdtContent>
                </w:sdt>
              </w:ins>
            </w:sdtContent>
          </w:sdt>
        </w:p>
      </w:sdtContent>
    </w:sdt>
    <w:sdt>
      <w:sdtPr>
        <w:id w:val="712933092"/>
        <w:tag w:val="goog_rdk_46"/>
      </w:sdtPr>
      <w:sdtContent>
        <w:p w:rsidR="00000000" w:rsidDel="00000000" w:rsidP="00000000" w:rsidRDefault="00000000" w:rsidRPr="00000000" w14:paraId="00000011">
          <w:pPr>
            <w:numPr>
              <w:ilvl w:val="0"/>
              <w:numId w:val="6"/>
            </w:numPr>
            <w:spacing w:after="0" w:afterAutospacing="0"/>
            <w:ind w:left="720" w:hanging="360"/>
            <w:rPr>
              <w:ins w:author="Trang Nguyen Thi Thu" w:id="1" w:date="2026-05-15T04:06:43Z"/>
              <w:u w:val="none"/>
            </w:rPr>
          </w:pPr>
          <w:sdt>
            <w:sdtPr>
              <w:id w:val="852415160"/>
              <w:tag w:val="goog_rdk_44"/>
            </w:sdtPr>
            <w:sdtContent>
              <w:ins w:author="Trang Nguyen Thi Thu" w:id="1" w:date="2026-05-15T04:06:43Z"/>
              <w:sdt>
                <w:sdtPr>
                  <w:id w:val="-470572482"/>
                  <w:tag w:val="goog_rdk_45"/>
                </w:sdtPr>
                <w:sdtContent>
                  <w:ins w:author="Trang Nguyen Thi Thu" w:id="1" w:date="2026-05-15T04:06:43Z">
                    <w:r w:rsidDel="00000000" w:rsidR="00000000" w:rsidRPr="00000000">
                      <w:rPr>
                        <w:rtl w:val="0"/>
                        <w:rPrChange w:author="Trang Nguyen Thi Thu" w:id="2" w:date="2026-05-15T04:06:43Z">
                          <w:rPr>
                            <w:b w:val="1"/>
                            <w:bCs w:val="1"/>
                          </w:rPr>
                        </w:rPrChange>
                      </w:rPr>
                      <w:t xml:space="preserve">Ngôn ngữ: Tiếng Việt</w:t>
                    </w:r>
                  </w:ins>
                </w:sdtContent>
              </w:sdt>
              <w:ins w:author="Trang Nguyen Thi Thu" w:id="1" w:date="2026-05-15T04:06:43Z"/>
            </w:sdtContent>
          </w:sdt>
        </w:p>
      </w:sdtContent>
    </w:sdt>
    <w:sdt>
      <w:sdtPr>
        <w:id w:val="-228552720"/>
        <w:tag w:val="goog_rdk_49"/>
      </w:sdtPr>
      <w:sdtContent>
        <w:p w:rsidR="00000000" w:rsidDel="00000000" w:rsidP="00000000" w:rsidRDefault="00000000" w:rsidRPr="00000000" w14:paraId="00000012">
          <w:pPr>
            <w:numPr>
              <w:ilvl w:val="0"/>
              <w:numId w:val="6"/>
            </w:numPr>
            <w:spacing w:after="0" w:afterAutospacing="0"/>
            <w:ind w:left="720" w:hanging="360"/>
            <w:rPr>
              <w:ins w:author="Trang Nguyen Thi Thu" w:id="1" w:date="2026-05-15T04:06:43Z"/>
              <w:u w:val="none"/>
            </w:rPr>
          </w:pPr>
          <w:sdt>
            <w:sdtPr>
              <w:id w:val="-1165463755"/>
              <w:tag w:val="goog_rdk_47"/>
            </w:sdtPr>
            <w:sdtContent>
              <w:ins w:author="Trang Nguyen Thi Thu" w:id="1" w:date="2026-05-15T04:06:43Z"/>
              <w:sdt>
                <w:sdtPr>
                  <w:id w:val="106780961"/>
                  <w:tag w:val="goog_rdk_48"/>
                </w:sdtPr>
                <w:sdtContent>
                  <w:ins w:author="Trang Nguyen Thi Thu" w:id="1" w:date="2026-05-15T04:06:43Z">
                    <w:r w:rsidDel="00000000" w:rsidR="00000000" w:rsidRPr="00000000">
                      <w:rPr>
                        <w:rtl w:val="0"/>
                        <w:rPrChange w:author="Trang Nguyen Thi Thu" w:id="2" w:date="2026-05-15T04:06:43Z">
                          <w:rPr>
                            <w:b w:val="1"/>
                            <w:bCs w:val="1"/>
                          </w:rPr>
                        </w:rPrChange>
                      </w:rPr>
                      <w:t xml:space="preserve">Domain: Dinh dưỡng</w:t>
                    </w:r>
                  </w:ins>
                </w:sdtContent>
              </w:sdt>
              <w:ins w:author="Trang Nguyen Thi Thu" w:id="1" w:date="2026-05-15T04:06:43Z"/>
            </w:sdtContent>
          </w:sdt>
        </w:p>
      </w:sdtContent>
    </w:sdt>
    <w:sdt>
      <w:sdtPr>
        <w:id w:val="-914087380"/>
        <w:tag w:val="goog_rdk_52"/>
      </w:sdtPr>
      <w:sdtContent>
        <w:p w:rsidR="00000000" w:rsidDel="00000000" w:rsidP="00000000" w:rsidRDefault="00000000" w:rsidRPr="00000000" w14:paraId="00000013">
          <w:pPr>
            <w:numPr>
              <w:ilvl w:val="0"/>
              <w:numId w:val="6"/>
            </w:numPr>
            <w:spacing w:after="0" w:afterAutospacing="0"/>
            <w:ind w:left="720" w:hanging="360"/>
            <w:rPr>
              <w:ins w:author="Trang Nguyen Thi Thu" w:id="1" w:date="2026-05-15T04:06:43Z"/>
              <w:u w:val="none"/>
            </w:rPr>
          </w:pPr>
          <w:sdt>
            <w:sdtPr>
              <w:id w:val="-1626380649"/>
              <w:tag w:val="goog_rdk_50"/>
            </w:sdtPr>
            <w:sdtContent>
              <w:ins w:author="Trang Nguyen Thi Thu" w:id="1" w:date="2026-05-15T04:06:43Z"/>
              <w:sdt>
                <w:sdtPr>
                  <w:id w:val="1383214984"/>
                  <w:tag w:val="goog_rdk_51"/>
                </w:sdtPr>
                <w:sdtContent>
                  <w:ins w:author="Trang Nguyen Thi Thu" w:id="1" w:date="2026-05-15T04:06:43Z">
                    <w:r w:rsidDel="00000000" w:rsidR="00000000" w:rsidRPr="00000000">
                      <w:rPr>
                        <w:rtl w:val="0"/>
                        <w:rPrChange w:author="Trang Nguyen Thi Thu" w:id="2" w:date="2026-05-15T04:06:43Z">
                          <w:rPr>
                            <w:b w:val="1"/>
                            <w:bCs w:val="1"/>
                          </w:rPr>
                        </w:rPrChange>
                      </w:rPr>
                      <w:t xml:space="preserve">Kênh thoại</w:t>
                    </w:r>
                  </w:ins>
                </w:sdtContent>
              </w:sdt>
              <w:ins w:author="Trang Nguyen Thi Thu" w:id="1" w:date="2026-05-15T04:06:43Z"/>
            </w:sdtContent>
          </w:sdt>
        </w:p>
      </w:sdtContent>
    </w:sdt>
    <w:sdt>
      <w:sdtPr>
        <w:id w:val="795232416"/>
        <w:tag w:val="goog_rdk_55"/>
      </w:sdtPr>
      <w:sdtContent>
        <w:p w:rsidR="00000000" w:rsidDel="00000000" w:rsidP="00000000" w:rsidRDefault="00000000" w:rsidRPr="00000000" w14:paraId="00000014">
          <w:pPr>
            <w:numPr>
              <w:ilvl w:val="0"/>
              <w:numId w:val="6"/>
            </w:numPr>
            <w:ind w:left="720" w:hanging="360"/>
            <w:rPr>
              <w:ins w:author="Trang Nguyen Thi Thu" w:id="1" w:date="2026-05-15T04:06:43Z"/>
              <w:u w:val="none"/>
            </w:rPr>
          </w:pPr>
          <w:sdt>
            <w:sdtPr>
              <w:id w:val="1012572466"/>
              <w:tag w:val="goog_rdk_53"/>
            </w:sdtPr>
            <w:sdtContent>
              <w:ins w:author="Trang Nguyen Thi Thu" w:id="1" w:date="2026-05-15T04:06:43Z"/>
              <w:sdt>
                <w:sdtPr>
                  <w:id w:val="-1396666293"/>
                  <w:tag w:val="goog_rdk_54"/>
                </w:sdtPr>
                <w:sdtContent>
                  <w:ins w:author="Trang Nguyen Thi Thu" w:id="1" w:date="2026-05-15T04:06:43Z">
                    <w:r w:rsidDel="00000000" w:rsidR="00000000" w:rsidRPr="00000000">
                      <w:rPr>
                        <w:rtl w:val="0"/>
                        <w:rPrChange w:author="Trang Nguyen Thi Thu" w:id="2" w:date="2026-05-15T04:06:43Z">
                          <w:rPr>
                            <w:b w:val="1"/>
                            <w:bCs w:val="1"/>
                          </w:rPr>
                        </w:rPrChange>
                      </w:rPr>
                      <w:t xml:space="preserve">…</w:t>
                    </w:r>
                  </w:ins>
                </w:sdtContent>
              </w:sdt>
              <w:ins w:author="Trang Nguyen Thi Thu" w:id="1" w:date="2026-05-15T04:06:43Z"/>
            </w:sdtContent>
          </w:sdt>
        </w:p>
      </w:sdtContent>
    </w:sdt>
    <w:sdt>
      <w:sdtPr>
        <w:id w:val="1969628004"/>
        <w:tag w:val="goog_rdk_59"/>
      </w:sdtPr>
      <w:sdtContent>
        <w:p w:rsidR="00000000" w:rsidDel="00000000" w:rsidP="00000000" w:rsidRDefault="00000000" w:rsidRPr="00000000" w14:paraId="00000015">
          <w:pPr>
            <w:rPr>
              <w:ins w:author="Trang Nguyen Thi Thu" w:id="1" w:date="2026-05-15T04:06:43Z"/>
              <w:rPrChange w:author="Trang Nguyen Thi Thu" w:id="2" w:date="2026-05-15T04:06:43Z">
                <w:rPr>
                  <w:b w:val="1"/>
                  <w:bCs w:val="1"/>
                </w:rPr>
              </w:rPrChange>
            </w:rPr>
          </w:pPr>
          <w:sdt>
            <w:sdtPr>
              <w:id w:val="1825523070"/>
              <w:tag w:val="goog_rdk_56"/>
            </w:sdtPr>
            <w:sdtContent>
              <w:ins w:author="Trang Nguyen Thi Thu" w:id="1" w:date="2026-05-15T04:06:43Z"/>
              <w:sdt>
                <w:sdtPr>
                  <w:id w:val="1325678485"/>
                  <w:tag w:val="goog_rdk_57"/>
                </w:sdtPr>
                <w:sdtContent>
                  <w:ins w:author="Trang Nguyen Thi Thu" w:id="1" w:date="2026-05-15T04:06:43Z">
                    <w:r w:rsidDel="00000000" w:rsidR="00000000" w:rsidRPr="00000000">
                      <w:rPr>
                        <w:b w:val="1"/>
                        <w:bCs w:val="1"/>
                        <w:rtl w:val="0"/>
                        <w:rPrChange w:author="Trang Nguyen Thi Thu" w:id="2" w:date="2026-05-15T04:06:43Z">
                          <w:rPr>
                            <w:b w:val="1"/>
                            <w:bCs w:val="1"/>
                          </w:rPr>
                        </w:rPrChange>
                      </w:rPr>
                      <w:t xml:space="preserve">Mục tiêu: </w:t>
                    </w:r>
                  </w:ins>
                </w:sdtContent>
              </w:sdt>
              <w:ins w:author="Trang Nguyen Thi Thu" w:id="1" w:date="2026-05-15T04:06:43Z">
                <w:sdt>
                  <w:sdtPr>
                    <w:id w:val="287803780"/>
                    <w:tag w:val="goog_rdk_58"/>
                  </w:sdtPr>
                  <w:sdtContent>
                    <w:r w:rsidDel="00000000" w:rsidR="00000000" w:rsidRPr="00000000">
                      <w:rPr>
                        <w:rtl w:val="0"/>
                        <w:rPrChange w:author="Trang Nguyen Thi Thu" w:id="2" w:date="2026-05-15T04:06:43Z">
                          <w:rPr>
                            <w:b w:val="1"/>
                            <w:bCs w:val="1"/>
                          </w:rPr>
                        </w:rPrChange>
                      </w:rPr>
                      <w:t xml:space="preserve">Chỉ số cụ thể</w:t>
                    </w:r>
                  </w:sdtContent>
                </w:sdt>
              </w:ins>
            </w:sdtContent>
          </w:sdt>
        </w:p>
      </w:sdtContent>
    </w:sdt>
    <w:sdt>
      <w:sdtPr>
        <w:id w:val="-1742475492"/>
        <w:tag w:val="goog_rdk_62"/>
      </w:sdtPr>
      <w:sdtContent>
        <w:p w:rsidR="00000000" w:rsidDel="00000000" w:rsidP="00000000" w:rsidRDefault="00000000" w:rsidRPr="00000000" w14:paraId="00000016">
          <w:pPr>
            <w:numPr>
              <w:ilvl w:val="0"/>
              <w:numId w:val="8"/>
            </w:numPr>
            <w:spacing w:after="0" w:afterAutospacing="0"/>
            <w:ind w:left="720" w:hanging="360"/>
            <w:rPr>
              <w:ins w:author="Trang Nguyen Thi Thu" w:id="1" w:date="2026-05-15T04:06:43Z"/>
            </w:rPr>
          </w:pPr>
          <w:sdt>
            <w:sdtPr>
              <w:id w:val="162007753"/>
              <w:tag w:val="goog_rdk_60"/>
            </w:sdtPr>
            <w:sdtContent>
              <w:ins w:author="Trang Nguyen Thi Thu" w:id="1" w:date="2026-05-15T04:06:43Z"/>
              <w:sdt>
                <w:sdtPr>
                  <w:id w:val="1759483647"/>
                  <w:tag w:val="goog_rdk_61"/>
                </w:sdtPr>
                <w:sdtContent>
                  <w:ins w:author="Trang Nguyen Thi Thu" w:id="1" w:date="2026-05-15T04:06:43Z">
                    <w:r w:rsidDel="00000000" w:rsidR="00000000" w:rsidRPr="00000000">
                      <w:rPr>
                        <w:rtl w:val="0"/>
                        <w:rPrChange w:author="Trang Nguyen Thi Thu" w:id="2" w:date="2026-05-15T04:06:43Z">
                          <w:rPr>
                            <w:b w:val="1"/>
                            <w:bCs w:val="1"/>
                          </w:rPr>
                        </w:rPrChange>
                      </w:rPr>
                      <w:t xml:space="preserve">Latency</w:t>
                    </w:r>
                  </w:ins>
                </w:sdtContent>
              </w:sdt>
              <w:ins w:author="Trang Nguyen Thi Thu" w:id="1" w:date="2026-05-15T04:06:43Z"/>
            </w:sdtContent>
          </w:sdt>
        </w:p>
      </w:sdtContent>
    </w:sdt>
    <w:sdt>
      <w:sdtPr>
        <w:id w:val="-1771156663"/>
        <w:tag w:val="goog_rdk_65"/>
      </w:sdtPr>
      <w:sdtContent>
        <w:p w:rsidR="00000000" w:rsidDel="00000000" w:rsidP="00000000" w:rsidRDefault="00000000" w:rsidRPr="00000000" w14:paraId="00000017">
          <w:pPr>
            <w:numPr>
              <w:ilvl w:val="0"/>
              <w:numId w:val="8"/>
            </w:numPr>
            <w:spacing w:after="0" w:afterAutospacing="0"/>
            <w:ind w:left="720" w:hanging="360"/>
            <w:rPr>
              <w:ins w:author="Trang Nguyen Thi Thu" w:id="1" w:date="2026-05-15T04:06:43Z"/>
              <w:u w:val="none"/>
            </w:rPr>
          </w:pPr>
          <w:sdt>
            <w:sdtPr>
              <w:id w:val="-111229372"/>
              <w:tag w:val="goog_rdk_63"/>
            </w:sdtPr>
            <w:sdtContent>
              <w:ins w:author="Trang Nguyen Thi Thu" w:id="1" w:date="2026-05-15T04:06:43Z"/>
              <w:sdt>
                <w:sdtPr>
                  <w:id w:val="1043038021"/>
                  <w:tag w:val="goog_rdk_64"/>
                </w:sdtPr>
                <w:sdtContent>
                  <w:ins w:author="Trang Nguyen Thi Thu" w:id="1" w:date="2026-05-15T04:06:43Z">
                    <w:r w:rsidDel="00000000" w:rsidR="00000000" w:rsidRPr="00000000">
                      <w:rPr>
                        <w:rtl w:val="0"/>
                        <w:rPrChange w:author="Trang Nguyen Thi Thu" w:id="2" w:date="2026-05-15T04:06:43Z">
                          <w:rPr>
                            <w:b w:val="1"/>
                            <w:bCs w:val="1"/>
                          </w:rPr>
                        </w:rPrChange>
                      </w:rPr>
                      <w:t xml:space="preserve">Độ chính xác ntn</w:t>
                    </w:r>
                  </w:ins>
                </w:sdtContent>
              </w:sdt>
              <w:ins w:author="Trang Nguyen Thi Thu" w:id="1" w:date="2026-05-15T04:06:43Z"/>
            </w:sdtContent>
          </w:sdt>
        </w:p>
      </w:sdtContent>
    </w:sdt>
    <w:sdt>
      <w:sdtPr>
        <w:id w:val="1409786692"/>
        <w:tag w:val="goog_rdk_68"/>
      </w:sdtPr>
      <w:sdtContent>
        <w:p w:rsidR="00000000" w:rsidDel="00000000" w:rsidP="00000000" w:rsidRDefault="00000000" w:rsidRPr="00000000" w14:paraId="00000018">
          <w:pPr>
            <w:numPr>
              <w:ilvl w:val="0"/>
              <w:numId w:val="8"/>
            </w:numPr>
            <w:ind w:left="720" w:hanging="360"/>
            <w:rPr>
              <w:ins w:author="Trang Nguyen Thi Thu" w:id="1" w:date="2026-05-15T04:06:43Z"/>
              <w:u w:val="none"/>
            </w:rPr>
          </w:pPr>
          <w:sdt>
            <w:sdtPr>
              <w:id w:val="1047370866"/>
              <w:tag w:val="goog_rdk_66"/>
            </w:sdtPr>
            <w:sdtContent>
              <w:ins w:author="Trang Nguyen Thi Thu" w:id="1" w:date="2026-05-15T04:06:43Z"/>
              <w:sdt>
                <w:sdtPr>
                  <w:id w:val="1319681228"/>
                  <w:tag w:val="goog_rdk_67"/>
                </w:sdtPr>
                <w:sdtContent>
                  <w:ins w:author="Trang Nguyen Thi Thu" w:id="1" w:date="2026-05-15T04:06:43Z">
                    <w:r w:rsidDel="00000000" w:rsidR="00000000" w:rsidRPr="00000000">
                      <w:rPr>
                        <w:rtl w:val="0"/>
                        <w:rPrChange w:author="Trang Nguyen Thi Thu" w:id="2" w:date="2026-05-15T04:06:43Z">
                          <w:rPr>
                            <w:b w:val="1"/>
                            <w:bCs w:val="1"/>
                          </w:rPr>
                        </w:rPrChange>
                      </w:rPr>
                      <w:t xml:space="preserve">Bộ dữ liệu kích thước, chất lượng…</w:t>
                    </w:r>
                  </w:ins>
                </w:sdtContent>
              </w:sdt>
              <w:ins w:author="Trang Nguyen Thi Thu" w:id="1" w:date="2026-05-15T04:06:43Z"/>
            </w:sdtContent>
          </w:sdt>
        </w:p>
      </w:sdtContent>
    </w:sdt>
    <w:sdt>
      <w:sdtPr>
        <w:id w:val="1522259578"/>
        <w:tag w:val="goog_rdk_71"/>
      </w:sdtPr>
      <w:sdtContent>
        <w:p w:rsidR="00000000" w:rsidDel="00000000" w:rsidP="00000000" w:rsidRDefault="00000000" w:rsidRPr="00000000" w14:paraId="00000019">
          <w:pPr>
            <w:rPr>
              <w:ins w:author="Trang Nguyen Thi Thu" w:id="1" w:date="2026-05-15T04:06:43Z"/>
              <w:b w:val="1"/>
              <w:bCs w:val="1"/>
              <w:rPrChange w:author="Trang Nguyen Thi Thu" w:id="2" w:date="2026-05-15T04:06:43Z">
                <w:rPr>
                  <w:b w:val="1"/>
                  <w:bCs w:val="1"/>
                </w:rPr>
              </w:rPrChange>
            </w:rPr>
          </w:pPr>
          <w:sdt>
            <w:sdtPr>
              <w:id w:val="-1669223845"/>
              <w:tag w:val="goog_rdk_69"/>
            </w:sdtPr>
            <w:sdtContent>
              <w:ins w:author="Trang Nguyen Thi Thu" w:id="1" w:date="2026-05-15T04:06:43Z"/>
              <w:sdt>
                <w:sdtPr>
                  <w:id w:val="77639269"/>
                  <w:tag w:val="goog_rdk_70"/>
                </w:sdtPr>
                <w:sdtContent>
                  <w:ins w:author="Trang Nguyen Thi Thu" w:id="1" w:date="2026-05-15T04:06:43Z">
                    <w:r w:rsidDel="00000000" w:rsidR="00000000" w:rsidRPr="00000000">
                      <w:rPr>
                        <w:b w:val="1"/>
                        <w:bCs w:val="1"/>
                        <w:rtl w:val="0"/>
                        <w:rPrChange w:author="Trang Nguyen Thi Thu" w:id="2" w:date="2026-05-15T04:06:43Z">
                          <w:rPr>
                            <w:b w:val="1"/>
                            <w:bCs w:val="1"/>
                          </w:rPr>
                        </w:rPrChange>
                      </w:rPr>
                      <w:t xml:space="preserve">1.3 Định hướng giải pháp</w:t>
                    </w:r>
                  </w:ins>
                </w:sdtContent>
              </w:sdt>
              <w:ins w:author="Trang Nguyen Thi Thu" w:id="1" w:date="2026-05-15T04:06:43Z"/>
            </w:sdtContent>
          </w:sdt>
        </w:p>
      </w:sdtContent>
    </w:sdt>
    <w:sdt>
      <w:sdtPr>
        <w:id w:val="906473787"/>
        <w:tag w:val="goog_rdk_74"/>
      </w:sdtPr>
      <w:sdtContent>
        <w:p w:rsidR="00000000" w:rsidDel="00000000" w:rsidP="00000000" w:rsidRDefault="00000000" w:rsidRPr="00000000" w14:paraId="0000001A">
          <w:pPr>
            <w:rPr>
              <w:ins w:author="Trang Nguyen Thi Thu" w:id="1" w:date="2026-05-15T04:06:43Z"/>
              <w:rPrChange w:author="Trang Nguyen Thi Thu" w:id="2" w:date="2026-05-15T04:06:43Z">
                <w:rPr>
                  <w:b w:val="1"/>
                  <w:bCs w:val="1"/>
                </w:rPr>
              </w:rPrChange>
            </w:rPr>
          </w:pPr>
          <w:sdt>
            <w:sdtPr>
              <w:id w:val="724234605"/>
              <w:tag w:val="goog_rdk_72"/>
            </w:sdtPr>
            <w:sdtContent>
              <w:ins w:author="Trang Nguyen Thi Thu" w:id="1" w:date="2026-05-15T04:06:43Z"/>
              <w:sdt>
                <w:sdtPr>
                  <w:id w:val="382036394"/>
                  <w:tag w:val="goog_rdk_73"/>
                </w:sdtPr>
                <w:sdtContent>
                  <w:ins w:author="Trang Nguyen Thi Thu" w:id="1" w:date="2026-05-15T04:06:43Z">
                    <w:r w:rsidDel="00000000" w:rsidR="00000000" w:rsidRPr="00000000">
                      <w:rPr>
                        <w:rtl w:val="0"/>
                        <w:rPrChange w:author="Trang Nguyen Thi Thu" w:id="2" w:date="2026-05-15T04:06:43Z">
                          <w:rPr>
                            <w:b w:val="1"/>
                            <w:bCs w:val="1"/>
                          </w:rPr>
                        </w:rPrChange>
                      </w:rPr>
                      <w:t xml:space="preserve">Làm ntn (định hướng) → Mục đích là để giới thiệu tổng quan giải pháp, đưa ra những keyword chính nhưng công cụ, framework, mô hình, thuật toán mà mình sẽ dùng để giải quyết.</w:t>
                    </w:r>
                  </w:ins>
                </w:sdtContent>
              </w:sdt>
              <w:ins w:author="Trang Nguyen Thi Thu" w:id="1" w:date="2026-05-15T04:06:43Z"/>
            </w:sdtContent>
          </w:sdt>
        </w:p>
      </w:sdtContent>
    </w:sdt>
    <w:sdt>
      <w:sdtPr>
        <w:id w:val="2101688563"/>
        <w:tag w:val="goog_rdk_77"/>
      </w:sdtPr>
      <w:sdtContent>
        <w:p w:rsidR="00000000" w:rsidDel="00000000" w:rsidP="00000000" w:rsidRDefault="00000000" w:rsidRPr="00000000" w14:paraId="0000001B">
          <w:pPr>
            <w:rPr>
              <w:ins w:author="Trang Nguyen Thi Thu" w:id="1" w:date="2026-05-15T04:06:43Z"/>
              <w:rPrChange w:author="Trang Nguyen Thi Thu" w:id="2" w:date="2026-05-15T04:06:43Z">
                <w:rPr>
                  <w:b w:val="1"/>
                  <w:bCs w:val="1"/>
                </w:rPr>
              </w:rPrChange>
            </w:rPr>
          </w:pPr>
          <w:sdt>
            <w:sdtPr>
              <w:id w:val="1750504168"/>
              <w:tag w:val="goog_rdk_75"/>
            </w:sdtPr>
            <w:sdtContent>
              <w:ins w:author="Trang Nguyen Thi Thu" w:id="1" w:date="2026-05-15T04:06:43Z"/>
              <w:sdt>
                <w:sdtPr>
                  <w:id w:val="1388731810"/>
                  <w:tag w:val="goog_rdk_76"/>
                </w:sdtPr>
                <w:sdtContent>
                  <w:ins w:author="Trang Nguyen Thi Thu" w:id="1" w:date="2026-05-15T04:06:43Z">
                    <w:r w:rsidDel="00000000" w:rsidR="00000000" w:rsidRPr="00000000">
                      <w:rPr>
                        <w:rtl w:val="0"/>
                        <w:rPrChange w:author="Trang Nguyen Thi Thu" w:id="2" w:date="2026-05-15T04:06:43Z">
                          <w:rPr>
                            <w:b w:val="1"/>
                            <w:bCs w:val="1"/>
                          </w:rPr>
                        </w:rPrChange>
                      </w:rPr>
                      <w:t xml:space="preserve">Sẽ được làm rõ trong Chương 2</w:t>
                    </w:r>
                  </w:ins>
                </w:sdtContent>
              </w:sdt>
              <w:ins w:author="Trang Nguyen Thi Thu" w:id="1" w:date="2026-05-15T04:06:43Z"/>
            </w:sdtContent>
          </w:sdt>
        </w:p>
      </w:sdtContent>
    </w:sdt>
    <w:sdt>
      <w:sdtPr>
        <w:id w:val="-366557674"/>
        <w:tag w:val="goog_rdk_80"/>
      </w:sdtPr>
      <w:sdtContent>
        <w:p w:rsidR="00000000" w:rsidDel="00000000" w:rsidP="00000000" w:rsidRDefault="00000000" w:rsidRPr="00000000" w14:paraId="0000001C">
          <w:pPr>
            <w:rPr>
              <w:ins w:author="Trang Nguyen Thi Thu" w:id="1" w:date="2026-05-15T04:06:43Z"/>
              <w:b w:val="1"/>
              <w:bCs w:val="1"/>
              <w:rPrChange w:author="Trang Nguyen Thi Thu" w:id="2" w:date="2026-05-15T04:06:43Z">
                <w:rPr>
                  <w:b w:val="1"/>
                  <w:bCs w:val="1"/>
                </w:rPr>
              </w:rPrChange>
            </w:rPr>
          </w:pPr>
          <w:sdt>
            <w:sdtPr>
              <w:id w:val="258105388"/>
              <w:tag w:val="goog_rdk_78"/>
            </w:sdtPr>
            <w:sdtContent>
              <w:ins w:author="Trang Nguyen Thi Thu" w:id="1" w:date="2026-05-15T04:06:43Z"/>
              <w:sdt>
                <w:sdtPr>
                  <w:id w:val="132564172"/>
                  <w:tag w:val="goog_rdk_79"/>
                </w:sdtPr>
                <w:sdtContent>
                  <w:ins w:author="Trang Nguyen Thi Thu" w:id="1" w:date="2026-05-15T04:06:43Z">
                    <w:r w:rsidDel="00000000" w:rsidR="00000000" w:rsidRPr="00000000">
                      <w:rPr>
                        <w:b w:val="1"/>
                        <w:bCs w:val="1"/>
                        <w:rtl w:val="0"/>
                        <w:rPrChange w:author="Trang Nguyen Thi Thu" w:id="2" w:date="2026-05-15T04:06:43Z">
                          <w:rPr>
                            <w:b w:val="1"/>
                            <w:bCs w:val="1"/>
                          </w:rPr>
                        </w:rPrChange>
                      </w:rPr>
                      <w:t xml:space="preserve">1.4 Cấu trúc đồ án</w:t>
                    </w:r>
                  </w:ins>
                </w:sdtContent>
              </w:sdt>
              <w:ins w:author="Trang Nguyen Thi Thu" w:id="1" w:date="2026-05-15T04:06:43Z"/>
            </w:sdtContent>
          </w:sdt>
        </w:p>
      </w:sdtContent>
    </w:sdt>
    <w:sdt>
      <w:sdtPr>
        <w:id w:val="143322797"/>
        <w:tag w:val="goog_rdk_83"/>
      </w:sdtPr>
      <w:sdtContent>
        <w:p w:rsidR="00000000" w:rsidDel="00000000" w:rsidP="00000000" w:rsidRDefault="00000000" w:rsidRPr="00000000" w14:paraId="0000001D">
          <w:pPr>
            <w:rPr>
              <w:ins w:author="Trang Nguyen Thi Thu" w:id="1" w:date="2026-05-15T04:06:43Z"/>
              <w:b w:val="1"/>
              <w:bCs w:val="1"/>
              <w:rPrChange w:author="Trang Nguyen Thi Thu" w:id="2" w:date="2026-05-15T04:06:43Z">
                <w:rPr>
                  <w:b w:val="1"/>
                  <w:bCs w:val="1"/>
                </w:rPr>
              </w:rPrChange>
            </w:rPr>
          </w:pPr>
          <w:sdt>
            <w:sdtPr>
              <w:id w:val="279165102"/>
              <w:tag w:val="goog_rdk_81"/>
            </w:sdtPr>
            <w:sdtContent>
              <w:ins w:author="Trang Nguyen Thi Thu" w:id="1" w:date="2026-05-15T04:06:43Z"/>
              <w:sdt>
                <w:sdtPr>
                  <w:id w:val="1107290106"/>
                  <w:tag w:val="goog_rdk_82"/>
                </w:sdtPr>
                <w:sdtContent>
                  <w:ins w:author="Trang Nguyen Thi Thu" w:id="1" w:date="2026-05-15T04:06:43Z">
                    <w:r w:rsidDel="00000000" w:rsidR="00000000" w:rsidRPr="00000000">
                      <w:rPr>
                        <w:rtl w:val="0"/>
                      </w:rPr>
                    </w:r>
                  </w:ins>
                </w:sdtContent>
              </w:sdt>
              <w:ins w:author="Trang Nguyen Thi Thu" w:id="1" w:date="2026-05-15T04:06:43Z"/>
            </w:sdtContent>
          </w:sdt>
        </w:p>
      </w:sdtContent>
    </w:sdt>
    <w:sdt>
      <w:sdtPr>
        <w:id w:val="-470597622"/>
        <w:tag w:val="goog_rdk_86"/>
      </w:sdtPr>
      <w:sdtContent>
        <w:p w:rsidR="00000000" w:rsidDel="00000000" w:rsidP="00000000" w:rsidRDefault="00000000" w:rsidRPr="00000000" w14:paraId="0000001E">
          <w:pPr>
            <w:rPr>
              <w:ins w:author="Trang Nguyen Thi Thu" w:id="1" w:date="2026-05-15T04:06:43Z"/>
              <w:b w:val="1"/>
              <w:bCs w:val="1"/>
              <w:rPrChange w:author="Trang Nguyen Thi Thu" w:id="2" w:date="2026-05-15T04:06:43Z">
                <w:rPr>
                  <w:b w:val="1"/>
                  <w:bCs w:val="1"/>
                </w:rPr>
              </w:rPrChange>
            </w:rPr>
          </w:pPr>
          <w:sdt>
            <w:sdtPr>
              <w:id w:val="-428099646"/>
              <w:tag w:val="goog_rdk_84"/>
            </w:sdtPr>
            <w:sdtContent>
              <w:ins w:author="Trang Nguyen Thi Thu" w:id="1" w:date="2026-05-15T04:06:43Z"/>
              <w:sdt>
                <w:sdtPr>
                  <w:id w:val="-392613875"/>
                  <w:tag w:val="goog_rdk_85"/>
                </w:sdtPr>
                <w:sdtContent>
                  <w:ins w:author="Trang Nguyen Thi Thu" w:id="1" w:date="2026-05-15T04:06:43Z">
                    <w:r w:rsidDel="00000000" w:rsidR="00000000" w:rsidRPr="00000000">
                      <w:rPr>
                        <w:rtl w:val="0"/>
                      </w:rPr>
                    </w:r>
                  </w:ins>
                </w:sdtContent>
              </w:sdt>
              <w:ins w:author="Trang Nguyen Thi Thu" w:id="1" w:date="2026-05-15T04:06:43Z"/>
            </w:sdtContent>
          </w:sdt>
        </w:p>
      </w:sdtContent>
    </w:sdt>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numPr>
          <w:ilvl w:val="0"/>
          <w:numId w:val="1"/>
        </w:numPr>
        <w:ind w:left="720" w:hanging="360"/>
        <w:rPr/>
      </w:pPr>
      <w:r w:rsidDel="00000000" w:rsidR="00000000" w:rsidRPr="00000000">
        <w:rPr>
          <w:b w:val="1"/>
          <w:bCs w:val="1"/>
          <w:rtl w:val="0"/>
        </w:rPr>
        <w:t xml:space="preserve">1.1. Bối cảnh:</w:t>
      </w:r>
      <w:r w:rsidDel="00000000" w:rsidR="00000000" w:rsidRPr="00000000">
        <w:rPr>
          <w:rtl w:val="0"/>
        </w:rPr>
        <w:t xml:space="preserve"> Sự thiếu hụt chuyên gia dinh dưỡng và rào cản tiếp cận thông tin của người cao tuổi.</w:t>
      </w:r>
    </w:p>
    <w:p w:rsidR="00000000" w:rsidDel="00000000" w:rsidP="00000000" w:rsidRDefault="00000000" w:rsidRPr="00000000" w14:paraId="00000021">
      <w:pPr>
        <w:numPr>
          <w:ilvl w:val="0"/>
          <w:numId w:val="1"/>
        </w:numPr>
        <w:ind w:left="720" w:hanging="360"/>
        <w:rPr/>
      </w:pPr>
      <w:r w:rsidDel="00000000" w:rsidR="00000000" w:rsidRPr="00000000">
        <w:rPr>
          <w:b w:val="1"/>
          <w:bCs w:val="1"/>
          <w:rtl w:val="0"/>
        </w:rPr>
        <w:t xml:space="preserve">1.2. Phát biểu bài toán:</w:t>
      </w:r>
      <w:r w:rsidDel="00000000" w:rsidR="00000000" w:rsidRPr="00000000">
        <w:rPr>
          <w:rtl w:val="0"/>
        </w:rPr>
        <w:t xml:space="preserve"> Xây dựng hệ thống </w:t>
      </w:r>
      <w:sdt>
        <w:sdtPr>
          <w:id w:val="1314043185"/>
          <w:tag w:val="goog_rdk_87"/>
        </w:sdtPr>
        <w:sdtContent>
          <w:commentRangeStart w:id="1"/>
        </w:sdtContent>
      </w:sdt>
      <w:r w:rsidDel="00000000" w:rsidR="00000000" w:rsidRPr="00000000">
        <w:rPr>
          <w:rtl w:val="0"/>
        </w:rPr>
        <w:t xml:space="preserve">Voice-to-Voice</w:t>
      </w:r>
      <w:commentRangeEnd w:id="1"/>
      <w:r w:rsidDel="00000000" w:rsidR="00000000" w:rsidRPr="00000000">
        <w:commentReference w:id="1"/>
      </w:r>
      <w:r w:rsidDel="00000000" w:rsidR="00000000" w:rsidRPr="00000000">
        <w:rPr>
          <w:rtl w:val="0"/>
        </w:rPr>
        <w:t xml:space="preserve"> có khả năng tư vấn dựa trên cơ sở tri thức (Knowledge Base) thay vì kiến thức chung của LLM.</w:t>
      </w:r>
    </w:p>
    <w:p w:rsidR="00000000" w:rsidDel="00000000" w:rsidP="00000000" w:rsidRDefault="00000000" w:rsidRPr="00000000" w14:paraId="00000022">
      <w:pPr>
        <w:numPr>
          <w:ilvl w:val="0"/>
          <w:numId w:val="1"/>
        </w:numPr>
        <w:ind w:left="720" w:hanging="360"/>
        <w:rPr/>
      </w:pPr>
      <w:r w:rsidDel="00000000" w:rsidR="00000000" w:rsidRPr="00000000">
        <w:rPr>
          <w:b w:val="1"/>
          <w:bCs w:val="1"/>
          <w:rtl w:val="0"/>
        </w:rPr>
        <w:t xml:space="preserve">1.3. Thách thức:</w:t>
      </w:r>
      <w:r w:rsidDel="00000000" w:rsidR="00000000" w:rsidRPr="00000000">
        <w:rPr>
          <w:rtl w:val="0"/>
        </w:rPr>
      </w:r>
    </w:p>
    <w:p w:rsidR="00000000" w:rsidDel="00000000" w:rsidP="00000000" w:rsidRDefault="00000000" w:rsidRPr="00000000" w14:paraId="00000023">
      <w:pPr>
        <w:numPr>
          <w:ilvl w:val="1"/>
          <w:numId w:val="1"/>
        </w:numPr>
        <w:ind w:left="1440" w:hanging="360"/>
        <w:rPr/>
      </w:pPr>
      <w:r w:rsidDel="00000000" w:rsidR="00000000" w:rsidRPr="00000000">
        <w:rPr>
          <w:rtl w:val="0"/>
        </w:rPr>
        <w:t xml:space="preserve">Nút thắt về độ trễ (Latency bottleneck) khi tích hợp nhiều mô hình AI.</w:t>
      </w:r>
    </w:p>
    <w:p w:rsidR="00000000" w:rsidDel="00000000" w:rsidP="00000000" w:rsidRDefault="00000000" w:rsidRPr="00000000" w14:paraId="00000024">
      <w:pPr>
        <w:numPr>
          <w:ilvl w:val="1"/>
          <w:numId w:val="1"/>
        </w:numPr>
        <w:ind w:left="1440" w:hanging="360"/>
        <w:rPr/>
      </w:pPr>
      <w:r w:rsidDel="00000000" w:rsidR="00000000" w:rsidRPr="00000000">
        <w:rPr>
          <w:rtl w:val="0"/>
        </w:rPr>
        <w:t xml:space="preserve">Vấn đề "ảo giác" (Hallucination) của AI trong tư vấn sức khỏe.</w:t>
      </w:r>
    </w:p>
    <w:p w:rsidR="00000000" w:rsidDel="00000000" w:rsidP="00000000" w:rsidRDefault="00000000" w:rsidRPr="00000000" w14:paraId="00000025">
      <w:pPr>
        <w:numPr>
          <w:ilvl w:val="0"/>
          <w:numId w:val="1"/>
        </w:numPr>
        <w:ind w:left="720" w:hanging="360"/>
        <w:rPr/>
      </w:pPr>
      <w:r w:rsidDel="00000000" w:rsidR="00000000" w:rsidRPr="00000000">
        <w:rPr>
          <w:b w:val="1"/>
          <w:bCs w:val="1"/>
          <w:rtl w:val="0"/>
        </w:rPr>
        <w:t xml:space="preserve">1.4. Đóng góp chính</w:t>
      </w:r>
      <w:sdt>
        <w:sdtPr>
          <w:id w:val="-520091039"/>
          <w:tag w:val="goog_rdk_88"/>
        </w:sdtPr>
        <w:sdtContent>
          <w:ins w:author="Trang Nguyen Thi Thu" w:id="3" w:date="2026-05-15T04:08:44Z">
            <w:r w:rsidDel="00000000" w:rsidR="00000000" w:rsidRPr="00000000">
              <w:rPr>
                <w:b w:val="1"/>
                <w:bCs w:val="1"/>
                <w:rtl w:val="0"/>
              </w:rPr>
              <w:t xml:space="preserve"> → </w:t>
            </w:r>
          </w:ins>
          <w:sdt>
            <w:sdtPr>
              <w:id w:val="-670460779"/>
              <w:tag w:val="goog_rdk_89"/>
            </w:sdtPr>
            <w:sdtContent>
              <w:ins w:author="Trang Nguyen Thi Thu" w:id="3" w:date="2026-05-15T04:08:44Z">
                <w:r w:rsidDel="00000000" w:rsidR="00000000" w:rsidRPr="00000000">
                  <w:rPr>
                    <w:b w:val="1"/>
                    <w:bCs w:val="1"/>
                    <w:rtl w:val="0"/>
                    <w:rPrChange w:author="Trang Nguyen Thi Thu" w:id="4" w:date="2026-05-15T04:08:44Z">
                      <w:rPr>
                        <w:b w:val="1"/>
                        <w:bCs w:val="1"/>
                      </w:rPr>
                    </w:rPrChange>
                  </w:rPr>
                  <w:t xml:space="preserve">Chương cuối</w:t>
                </w:r>
              </w:ins>
            </w:sdtContent>
          </w:sdt>
          <w:ins w:author="Trang Nguyen Thi Thu" w:id="3" w:date="2026-05-15T04:08:44Z"/>
        </w:sdtContent>
      </w:sdt>
      <w:sdt>
        <w:sdtPr>
          <w:id w:val="-1775777147"/>
          <w:tag w:val="goog_rdk_90"/>
        </w:sdtPr>
        <w:sdtContent>
          <w:del w:author="Trang Nguyen Thi Thu" w:id="3" w:date="2026-05-15T04:08:44Z">
            <w:r w:rsidDel="00000000" w:rsidR="00000000" w:rsidRPr="00000000">
              <w:rPr>
                <w:b w:val="1"/>
                <w:bCs w:val="1"/>
                <w:rtl w:val="0"/>
              </w:rPr>
              <w:delText xml:space="preserve">:</w:delText>
            </w:r>
          </w:del>
        </w:sdtContent>
      </w:sdt>
      <w:r w:rsidDel="00000000" w:rsidR="00000000" w:rsidRPr="00000000">
        <w:rPr>
          <w:rtl w:val="0"/>
        </w:rPr>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Pipeline streaming song song tối ưu hóa thời gian phản hồi âm thanh đầu tiên (TTFA) mà vẫn giữ được độ chính xác được đo bằng framework Ragas một cách chấp nhận được.</w:t>
      </w:r>
    </w:p>
    <w:p w:rsidR="00000000" w:rsidDel="00000000" w:rsidP="00000000" w:rsidRDefault="00000000" w:rsidRPr="00000000" w14:paraId="00000027">
      <w:pPr>
        <w:numPr>
          <w:ilvl w:val="1"/>
          <w:numId w:val="1"/>
        </w:numPr>
        <w:ind w:left="1440" w:hanging="360"/>
        <w:rPr/>
      </w:pPr>
      <w:r w:rsidDel="00000000" w:rsidR="00000000" w:rsidRPr="00000000">
        <w:rPr>
          <w:rtl w:val="0"/>
        </w:rPr>
        <w:t xml:space="preserve">Quy trình RAG đa tầng (Two-stage Retrieval) cho tiếng Việt chuyên ngành.</w:t>
      </w:r>
    </w:p>
    <w:p w:rsidR="00000000" w:rsidDel="00000000" w:rsidP="00000000" w:rsidRDefault="00000000" w:rsidRPr="00000000" w14:paraId="00000028">
      <w:pPr>
        <w:numPr>
          <w:ilvl w:val="1"/>
          <w:numId w:val="1"/>
        </w:numPr>
        <w:ind w:left="1440" w:hanging="360"/>
        <w:rPr/>
      </w:pPr>
      <w:r w:rsidDel="00000000" w:rsidR="00000000" w:rsidRPr="00000000">
        <w:rPr>
          <w:rtl w:val="0"/>
        </w:rPr>
        <w:t xml:space="preserve">Bộ chỉ số đánh giá ablation study chi tiết về vai trò của từng module.</w:t>
      </w:r>
    </w:p>
    <w:p w:rsidR="00000000" w:rsidDel="00000000" w:rsidP="00000000" w:rsidRDefault="00000000" w:rsidRPr="00000000" w14:paraId="00000029">
      <w:pPr>
        <w:rPr>
          <w:b w:val="1"/>
          <w:bCs w:val="1"/>
        </w:rPr>
      </w:pPr>
      <w:r w:rsidDel="00000000" w:rsidR="00000000" w:rsidRPr="00000000">
        <w:rPr>
          <w:b w:val="1"/>
          <w:bCs w:val="1"/>
          <w:rtl w:val="0"/>
        </w:rPr>
        <w:t xml:space="preserve">CHƯƠNG 2: CƠ SỞ LÝ THUYẾT</w:t>
      </w:r>
      <w:sdt>
        <w:sdtPr>
          <w:id w:val="487919932"/>
          <w:tag w:val="goog_rdk_91"/>
        </w:sdtPr>
        <w:sdtContent>
          <w:del w:author="Trang Nguyen Thi Thu" w:id="5" w:date="2026-05-15T04:29:14Z">
            <w:r w:rsidDel="00000000" w:rsidR="00000000" w:rsidRPr="00000000">
              <w:rPr>
                <w:b w:val="1"/>
                <w:bCs w:val="1"/>
                <w:rtl w:val="0"/>
              </w:rPr>
              <w:delText xml:space="preserve"> VÀ CÁC NGHIÊN CỨU LIÊN QUAN</w:delText>
            </w:r>
          </w:del>
        </w:sdtContent>
      </w:sdt>
      <w:r w:rsidDel="00000000" w:rsidR="00000000" w:rsidRPr="00000000">
        <w:rPr>
          <w:rtl w:val="0"/>
        </w:rPr>
      </w:r>
    </w:p>
    <w:p w:rsidR="00000000" w:rsidDel="00000000" w:rsidP="00000000" w:rsidRDefault="00000000" w:rsidRPr="00000000" w14:paraId="0000002A">
      <w:pPr>
        <w:numPr>
          <w:ilvl w:val="0"/>
          <w:numId w:val="2"/>
        </w:numPr>
        <w:ind w:left="720" w:hanging="360"/>
        <w:rPr/>
      </w:pPr>
      <w:r w:rsidDel="00000000" w:rsidR="00000000" w:rsidRPr="00000000">
        <w:rPr>
          <w:b w:val="1"/>
          <w:bCs w:val="1"/>
          <w:rtl w:val="0"/>
        </w:rPr>
        <w:t xml:space="preserve">2.1. Nhận dạng giọng nói (ASR):</w:t>
      </w:r>
      <w:r w:rsidDel="00000000" w:rsidR="00000000" w:rsidRPr="00000000">
        <w:rPr>
          <w:rtl w:val="0"/>
        </w:rPr>
        <w:t xml:space="preserve"> So sánh CTC, Attention-based và RNN-Transducer (). Giải thích lý do chọn  cho bài toán streaming.</w:t>
      </w:r>
    </w:p>
    <w:p w:rsidR="00000000" w:rsidDel="00000000" w:rsidP="00000000" w:rsidRDefault="00000000" w:rsidRPr="00000000" w14:paraId="0000002B">
      <w:pPr>
        <w:numPr>
          <w:ilvl w:val="0"/>
          <w:numId w:val="2"/>
        </w:numPr>
        <w:ind w:left="720" w:hanging="360"/>
        <w:rPr/>
      </w:pPr>
      <w:r w:rsidDel="00000000" w:rsidR="00000000" w:rsidRPr="00000000">
        <w:rPr>
          <w:b w:val="1"/>
          <w:bCs w:val="1"/>
          <w:rtl w:val="0"/>
        </w:rPr>
        <w:t xml:space="preserve">2.2. Kiến trúc Transformer &amp; RAG:</w:t>
      </w:r>
      <w:r w:rsidDel="00000000" w:rsidR="00000000" w:rsidRPr="00000000">
        <w:rPr>
          <w:rtl w:val="0"/>
        </w:rPr>
        <w:t xml:space="preserve"> Cơ chế Self-Attention trong việc trích xuất đặc trưng ngữ nghĩa. Nguyên lý Retrieval-Augmented Generation.</w:t>
      </w:r>
    </w:p>
    <w:p w:rsidR="00000000" w:rsidDel="00000000" w:rsidP="00000000" w:rsidRDefault="00000000" w:rsidRPr="00000000" w14:paraId="0000002C">
      <w:pPr>
        <w:numPr>
          <w:ilvl w:val="0"/>
          <w:numId w:val="2"/>
        </w:numPr>
        <w:ind w:left="720" w:hanging="360"/>
        <w:rPr/>
      </w:pPr>
      <w:r w:rsidDel="00000000" w:rsidR="00000000" w:rsidRPr="00000000">
        <w:rPr>
          <w:b w:val="1"/>
          <w:bCs w:val="1"/>
          <w:rtl w:val="0"/>
        </w:rPr>
        <w:t xml:space="preserve">2.3. Vector Database &amp; Embedding:</w:t>
      </w:r>
      <w:r w:rsidDel="00000000" w:rsidR="00000000" w:rsidRPr="00000000">
        <w:rPr>
          <w:rtl w:val="0"/>
        </w:rPr>
        <w:t xml:space="preserve"> Cách thức hoạt động của chỉ mục HNSW trong Qdrant và mô hình E5-Large.</w:t>
      </w:r>
    </w:p>
    <w:p w:rsidR="00000000" w:rsidDel="00000000" w:rsidP="00000000" w:rsidRDefault="00000000" w:rsidRPr="00000000" w14:paraId="0000002D">
      <w:pPr>
        <w:numPr>
          <w:ilvl w:val="0"/>
          <w:numId w:val="2"/>
        </w:numPr>
        <w:ind w:left="720" w:hanging="360"/>
        <w:rPr/>
      </w:pPr>
      <w:r w:rsidDel="00000000" w:rsidR="00000000" w:rsidRPr="00000000">
        <w:rPr>
          <w:b w:val="1"/>
          <w:bCs w:val="1"/>
          <w:rtl w:val="0"/>
        </w:rPr>
        <w:t xml:space="preserve">2.4. Tổng hợp giọng nói (TTS):</w:t>
      </w:r>
      <w:r w:rsidDel="00000000" w:rsidR="00000000" w:rsidRPr="00000000">
        <w:rPr>
          <w:rtl w:val="0"/>
        </w:rPr>
        <w:t xml:space="preserve"> Mô hình VITS và kỹ thuật mã hóa âm vị (Phoneme encoding) cho tiếng Việt thanh điệu.</w:t>
      </w:r>
    </w:p>
    <w:p w:rsidR="00000000" w:rsidDel="00000000" w:rsidP="00000000" w:rsidRDefault="00000000" w:rsidRPr="00000000" w14:paraId="0000002E">
      <w:pPr>
        <w:rPr>
          <w:b w:val="1"/>
          <w:bCs w:val="1"/>
        </w:rPr>
      </w:pPr>
      <w:r w:rsidDel="00000000" w:rsidR="00000000" w:rsidRPr="00000000">
        <w:rPr>
          <w:b w:val="1"/>
          <w:bCs w:val="1"/>
          <w:rtl w:val="0"/>
        </w:rPr>
        <w:t xml:space="preserve">CHƯƠNG 3: </w:t>
      </w:r>
      <w:sdt>
        <w:sdtPr>
          <w:id w:val="-2054580050"/>
          <w:tag w:val="goog_rdk_92"/>
        </w:sdtPr>
        <w:sdtContent>
          <w:ins w:author="Trang Nguyen Thi Thu" w:id="6" w:date="2026-05-15T04:32:48Z"/>
          <w:sdt>
            <w:sdtPr>
              <w:id w:val="-1711870047"/>
              <w:tag w:val="goog_rdk_93"/>
            </w:sdtPr>
            <w:sdtContent>
              <w:ins w:author="Trang Nguyen Thi Thu" w:id="6" w:date="2026-05-15T04:32:48Z">
                <w:r w:rsidDel="00000000" w:rsidR="00000000" w:rsidRPr="00000000">
                  <w:rPr>
                    <w:b w:val="1"/>
                    <w:bCs w:val="1"/>
                    <w:rtl w:val="0"/>
                    <w:rPrChange w:author="Trang Nguyen Thi Thu" w:id="7" w:date="2026-05-15T04:32:48Z">
                      <w:rPr>
                        <w:b w:val="1"/>
                        <w:bCs w:val="1"/>
                      </w:rPr>
                    </w:rPrChange>
                  </w:rPr>
                  <w:t xml:space="preserve">GIẢI PHÁP ĐỀ XUẤT</w:t>
                </w:r>
              </w:ins>
            </w:sdtContent>
          </w:sdt>
          <w:ins w:author="Trang Nguyen Thi Thu" w:id="6" w:date="2026-05-15T04:32:48Z">
            <w:sdt>
              <w:sdtPr>
                <w:id w:val="-1043235997"/>
                <w:tag w:val="goog_rdk_94"/>
              </w:sdtPr>
              <w:sdtContent>
                <w:del w:author="Trang Nguyen Thi Thu" w:id="6" w:date="2026-05-15T04:32:48Z">
                  <w:sdt>
                    <w:sdtPr>
                      <w:id w:val="-2146741296"/>
                      <w:tag w:val="goog_rdk_95"/>
                    </w:sdtPr>
                    <w:sdtContent>
                      <w:r w:rsidDel="00000000" w:rsidR="00000000" w:rsidRPr="00000000">
                        <w:rPr>
                          <w:b w:val="1"/>
                          <w:bCs w:val="1"/>
                          <w:rtl w:val="0"/>
                          <w:rPrChange w:author="Trang Nguyen Thi Thu" w:id="7" w:date="2026-05-15T04:32:48Z">
                            <w:rPr>
                              <w:b w:val="1"/>
                              <w:bCs w:val="1"/>
                            </w:rPr>
                          </w:rPrChange>
                        </w:rPr>
                        <w:delText xml:space="preserve"> </w:delText>
                      </w:r>
                    </w:sdtContent>
                  </w:sdt>
                </w:del>
              </w:sdtContent>
            </w:sdt>
          </w:ins>
        </w:sdtContent>
      </w:sdt>
      <w:sdt>
        <w:sdtPr>
          <w:id w:val="526923264"/>
          <w:tag w:val="goog_rdk_96"/>
        </w:sdtPr>
        <w:sdtContent>
          <w:del w:author="Trang Nguyen Thi Thu" w:id="6" w:date="2026-05-15T04:32:48Z"/>
          <w:sdt>
            <w:sdtPr>
              <w:id w:val="-1548592030"/>
              <w:tag w:val="goog_rdk_97"/>
            </w:sdtPr>
            <w:sdtContent>
              <w:del w:author="Trang Nguyen Thi Thu" w:id="6" w:date="2026-05-15T04:32:48Z">
                <w:r w:rsidDel="00000000" w:rsidR="00000000" w:rsidRPr="00000000">
                  <w:rPr>
                    <w:b w:val="1"/>
                    <w:bCs w:val="1"/>
                    <w:rtl w:val="0"/>
                    <w:rPrChange w:author="Trang Nguyen Thi Thu" w:id="7" w:date="2026-05-15T04:32:48Z">
                      <w:rPr>
                        <w:b w:val="1"/>
                        <w:bCs w:val="1"/>
                      </w:rPr>
                    </w:rPrChange>
                  </w:rPr>
                  <w:delText xml:space="preserve">THIẾT KẾ HỆ THỐNG VÀ QUY TRÌNH XỬ LÝ</w:delText>
                </w:r>
              </w:del>
            </w:sdtContent>
          </w:sdt>
          <w:del w:author="Trang Nguyen Thi Thu" w:id="6" w:date="2026-05-15T04:32:48Z"/>
        </w:sdtContent>
      </w:sdt>
      <w:r w:rsidDel="00000000" w:rsidR="00000000" w:rsidRPr="00000000">
        <w:rPr>
          <w:rtl w:val="0"/>
        </w:rPr>
      </w:r>
    </w:p>
    <w:sdt>
      <w:sdtPr>
        <w:id w:val="1299993553"/>
        <w:tag w:val="goog_rdk_100"/>
      </w:sdtPr>
      <w:sdtContent>
        <w:p w:rsidR="00000000" w:rsidDel="00000000" w:rsidP="00000000" w:rsidRDefault="00000000" w:rsidRPr="00000000" w14:paraId="0000002F">
          <w:pPr>
            <w:numPr>
              <w:ilvl w:val="0"/>
              <w:numId w:val="3"/>
            </w:numPr>
            <w:ind w:left="720" w:hanging="360"/>
            <w:rPr>
              <w:del w:author="Trang Nguyen Thi Thu" w:id="8" w:date="2026-05-15T04:35:32Z"/>
            </w:rPr>
          </w:pPr>
          <w:sdt>
            <w:sdtPr>
              <w:id w:val="2082970985"/>
              <w:tag w:val="goog_rdk_99"/>
            </w:sdtPr>
            <w:sdtContent>
              <w:del w:author="Trang Nguyen Thi Thu" w:id="8" w:date="2026-05-15T04:35:32Z">
                <w:r w:rsidDel="00000000" w:rsidR="00000000" w:rsidRPr="00000000">
                  <w:rPr>
                    <w:b w:val="1"/>
                    <w:bCs w:val="1"/>
                    <w:rtl w:val="0"/>
                  </w:rPr>
                  <w:delText xml:space="preserve">3.1. Kiến trúc Microservices:</w:delText>
                </w:r>
                <w:r w:rsidDel="00000000" w:rsidR="00000000" w:rsidRPr="00000000">
                  <w:rPr>
                    <w:rtl w:val="0"/>
                  </w:rPr>
                </w:r>
              </w:del>
            </w:sdtContent>
          </w:sdt>
        </w:p>
      </w:sdtContent>
    </w:sdt>
    <w:sdt>
      <w:sdtPr>
        <w:id w:val="534503181"/>
        <w:tag w:val="goog_rdk_102"/>
      </w:sdtPr>
      <w:sdtContent>
        <w:p w:rsidR="00000000" w:rsidDel="00000000" w:rsidP="00000000" w:rsidRDefault="00000000" w:rsidRPr="00000000" w14:paraId="00000030">
          <w:pPr>
            <w:numPr>
              <w:ilvl w:val="1"/>
              <w:numId w:val="3"/>
            </w:numPr>
            <w:ind w:left="1440" w:hanging="360"/>
            <w:rPr>
              <w:del w:author="Trang Nguyen Thi Thu" w:id="8" w:date="2026-05-15T04:35:32Z"/>
            </w:rPr>
          </w:pPr>
          <w:sdt>
            <w:sdtPr>
              <w:id w:val="1467622378"/>
              <w:tag w:val="goog_rdk_101"/>
            </w:sdtPr>
            <w:sdtContent>
              <w:del w:author="Trang Nguyen Thi Thu" w:id="8" w:date="2026-05-15T04:35:32Z">
                <w:r w:rsidDel="00000000" w:rsidR="00000000" w:rsidRPr="00000000">
                  <w:rPr>
                    <w:rtl w:val="0"/>
                  </w:rPr>
                  <w:delText xml:space="preserve">Sơ đồ tương tác qua </w:delText>
                </w:r>
                <w:r w:rsidDel="00000000" w:rsidR="00000000" w:rsidRPr="00000000">
                  <w:rPr>
                    <w:b w:val="1"/>
                    <w:bCs w:val="1"/>
                    <w:rtl w:val="0"/>
                  </w:rPr>
                  <w:delText xml:space="preserve">Gateway (FastAPI)</w:delText>
                </w:r>
                <w:r w:rsidDel="00000000" w:rsidR="00000000" w:rsidRPr="00000000">
                  <w:rPr>
                    <w:rtl w:val="0"/>
                  </w:rPr>
                  <w:delText xml:space="preserve"> bằng giao thức </w:delText>
                </w:r>
                <w:r w:rsidDel="00000000" w:rsidR="00000000" w:rsidRPr="00000000">
                  <w:rPr>
                    <w:b w:val="1"/>
                    <w:bCs w:val="1"/>
                    <w:rtl w:val="0"/>
                  </w:rPr>
                  <w:delText xml:space="preserve">WebSocket</w:delText>
                </w:r>
                <w:r w:rsidDel="00000000" w:rsidR="00000000" w:rsidRPr="00000000">
                  <w:rPr>
                    <w:rtl w:val="0"/>
                  </w:rPr>
                  <w:delText xml:space="preserve">.</w:delText>
                </w:r>
              </w:del>
            </w:sdtContent>
          </w:sdt>
        </w:p>
      </w:sdtContent>
    </w:sdt>
    <w:sdt>
      <w:sdtPr>
        <w:id w:val="-576465628"/>
        <w:tag w:val="goog_rdk_104"/>
      </w:sdtPr>
      <w:sdtContent>
        <w:p w:rsidR="00000000" w:rsidDel="00000000" w:rsidP="00000000" w:rsidRDefault="00000000" w:rsidRPr="00000000" w14:paraId="00000031">
          <w:pPr>
            <w:numPr>
              <w:ilvl w:val="0"/>
              <w:numId w:val="3"/>
            </w:numPr>
            <w:ind w:left="720" w:hanging="360"/>
            <w:rPr>
              <w:rPrChange w:author="Trang Nguyen Thi Thu" w:id="9" w:date="2026-05-15T04:35:32Z">
                <w:rPr/>
              </w:rPrChange>
            </w:rPr>
            <w:pPrChange w:author="Trang Nguyen Thi Thu" w:id="0" w:date="2026-05-15T04:35:32Z">
              <w:pPr>
                <w:numPr>
                  <w:ilvl w:val="1"/>
                  <w:numId w:val="3"/>
                </w:numPr>
                <w:ind w:left="1440" w:hanging="360"/>
              </w:pPr>
            </w:pPrChange>
          </w:pPr>
          <w:sdt>
            <w:sdtPr>
              <w:id w:val="1371759017"/>
              <w:tag w:val="goog_rdk_103"/>
            </w:sdtPr>
            <w:sdtContent>
              <w:del w:author="Trang Nguyen Thi Thu" w:id="8" w:date="2026-05-15T04:35:32Z">
                <w:r w:rsidDel="00000000" w:rsidR="00000000" w:rsidRPr="00000000">
                  <w:rPr>
                    <w:rtl w:val="0"/>
                  </w:rPr>
                  <w:delText xml:space="preserve">Cơ chế quản lý phiên (Session Management) và lịch sử hội thoại (History Buffer).</w:delText>
                </w:r>
              </w:del>
            </w:sdtContent>
          </w:sdt>
          <w:r w:rsidDel="00000000" w:rsidR="00000000" w:rsidRPr="00000000">
            <w:rPr>
              <w:rtl w:val="0"/>
            </w:rPr>
          </w:r>
        </w:p>
      </w:sdtContent>
    </w:sdt>
    <w:sdt>
      <w:sdtPr>
        <w:id w:val="1037859514"/>
        <w:tag w:val="goog_rdk_108"/>
      </w:sdtPr>
      <w:sdtContent>
        <w:p w:rsidR="00000000" w:rsidDel="00000000" w:rsidP="00000000" w:rsidRDefault="00000000" w:rsidRPr="00000000" w14:paraId="00000032">
          <w:pPr>
            <w:numPr>
              <w:ilvl w:val="0"/>
              <w:numId w:val="3"/>
            </w:numPr>
            <w:ind w:left="720" w:hanging="360"/>
            <w:rPr>
              <w:ins w:author="Trang Nguyen Thi Thu" w:id="10" w:date="2026-05-15T04:35:44Z"/>
            </w:rPr>
          </w:pPr>
          <w:sdt>
            <w:sdtPr>
              <w:id w:val="-741953633"/>
              <w:tag w:val="goog_rdk_106"/>
            </w:sdtPr>
            <w:sdtContent>
              <w:ins w:author="Trang Nguyen Thi Thu" w:id="10" w:date="2026-05-15T04:35:44Z"/>
              <w:sdt>
                <w:sdtPr>
                  <w:id w:val="-2106811971"/>
                  <w:tag w:val="goog_rdk_107"/>
                </w:sdtPr>
                <w:sdtContent>
                  <w:ins w:author="Trang Nguyen Thi Thu" w:id="10" w:date="2026-05-15T04:35:44Z">
                    <w:r w:rsidDel="00000000" w:rsidR="00000000" w:rsidRPr="00000000">
                      <w:rPr>
                        <w:b w:val="1"/>
                        <w:bCs w:val="1"/>
                        <w:rtl w:val="0"/>
                        <w:rPrChange w:author="Trang Nguyen Thi Thu" w:id="11" w:date="2026-05-15T04:35:44Z">
                          <w:rPr/>
                        </w:rPrChange>
                      </w:rPr>
                      <w:t xml:space="preserve">3.1. Kiến trúc tổng quan</w:t>
                    </w:r>
                  </w:ins>
                </w:sdtContent>
              </w:sdt>
              <w:ins w:author="Trang Nguyen Thi Thu" w:id="10" w:date="2026-05-15T04:35:44Z"/>
            </w:sdtContent>
          </w:sdt>
        </w:p>
      </w:sdtContent>
    </w:sdt>
    <w:sdt>
      <w:sdtPr>
        <w:id w:val="-921865121"/>
        <w:tag w:val="goog_rdk_111"/>
      </w:sdtPr>
      <w:sdtContent>
        <w:p w:rsidR="00000000" w:rsidDel="00000000" w:rsidP="00000000" w:rsidRDefault="00000000" w:rsidRPr="00000000" w14:paraId="00000033">
          <w:pPr>
            <w:ind w:left="720" w:firstLine="0"/>
            <w:rPr>
              <w:ins w:author="Trang Nguyen Thi Thu" w:id="10" w:date="2026-05-15T04:35:44Z"/>
              <w:b w:val="1"/>
              <w:bCs w:val="1"/>
              <w:rPrChange w:author="Trang Nguyen Thi Thu" w:id="11" w:date="2026-05-15T04:35:44Z">
                <w:rPr/>
              </w:rPrChange>
            </w:rPr>
          </w:pPr>
          <w:sdt>
            <w:sdtPr>
              <w:id w:val="1971834136"/>
              <w:tag w:val="goog_rdk_109"/>
            </w:sdtPr>
            <w:sdtContent>
              <w:ins w:author="Trang Nguyen Thi Thu" w:id="10" w:date="2026-05-15T04:35:44Z"/>
              <w:sdt>
                <w:sdtPr>
                  <w:id w:val="-918266084"/>
                  <w:tag w:val="goog_rdk_110"/>
                </w:sdtPr>
                <w:sdtContent>
                  <w:ins w:author="Trang Nguyen Thi Thu" w:id="10" w:date="2026-05-15T04:35:44Z">
                    <w:r w:rsidDel="00000000" w:rsidR="00000000" w:rsidRPr="00000000">
                      <w:rPr>
                        <w:rtl w:val="0"/>
                      </w:rPr>
                    </w:r>
                  </w:ins>
                </w:sdtContent>
              </w:sdt>
              <w:ins w:author="Trang Nguyen Thi Thu" w:id="10" w:date="2026-05-15T04:35:44Z"/>
            </w:sdtContent>
          </w:sdt>
        </w:p>
      </w:sdtContent>
    </w:sdt>
    <w:sdt>
      <w:sdtPr>
        <w:id w:val="-1543184685"/>
        <w:tag w:val="goog_rdk_114"/>
      </w:sdtPr>
      <w:sdtContent>
        <w:p w:rsidR="00000000" w:rsidDel="00000000" w:rsidP="00000000" w:rsidRDefault="00000000" w:rsidRPr="00000000" w14:paraId="00000034">
          <w:pPr>
            <w:numPr>
              <w:ilvl w:val="0"/>
              <w:numId w:val="3"/>
            </w:numPr>
            <w:ind w:left="720" w:hanging="360"/>
            <w:rPr>
              <w:ins w:author="Trang Nguyen Thi Thu" w:id="10" w:date="2026-05-15T04:35:44Z"/>
            </w:rPr>
          </w:pPr>
          <w:sdt>
            <w:sdtPr>
              <w:id w:val="-1697136404"/>
              <w:tag w:val="goog_rdk_112"/>
            </w:sdtPr>
            <w:sdtContent>
              <w:ins w:author="Trang Nguyen Thi Thu" w:id="10" w:date="2026-05-15T04:35:44Z"/>
              <w:sdt>
                <w:sdtPr>
                  <w:id w:val="1917942618"/>
                  <w:tag w:val="goog_rdk_113"/>
                </w:sdtPr>
                <w:sdtContent>
                  <w:ins w:author="Trang Nguyen Thi Thu" w:id="10" w:date="2026-05-15T04:35:44Z">
                    <w:r w:rsidDel="00000000" w:rsidR="00000000" w:rsidRPr="00000000">
                      <w:rPr>
                        <w:b w:val="1"/>
                        <w:bCs w:val="1"/>
                        <w:rtl w:val="0"/>
                        <w:rPrChange w:author="Trang Nguyen Thi Thu" w:id="11" w:date="2026-05-15T04:35:44Z">
                          <w:rPr/>
                        </w:rPrChange>
                      </w:rPr>
                      <w:t xml:space="preserve">3.2. Mô-đun xử lý tiếng nói</w:t>
                    </w:r>
                  </w:ins>
                </w:sdtContent>
              </w:sdt>
              <w:ins w:author="Trang Nguyen Thi Thu" w:id="10" w:date="2026-05-15T04:35:44Z"/>
            </w:sdtContent>
          </w:sdt>
        </w:p>
      </w:sdtContent>
    </w:sdt>
    <w:sdt>
      <w:sdtPr>
        <w:id w:val="1350430933"/>
        <w:tag w:val="goog_rdk_117"/>
      </w:sdtPr>
      <w:sdtContent>
        <w:p w:rsidR="00000000" w:rsidDel="00000000" w:rsidP="00000000" w:rsidRDefault="00000000" w:rsidRPr="00000000" w14:paraId="00000035">
          <w:pPr>
            <w:numPr>
              <w:ilvl w:val="1"/>
              <w:numId w:val="3"/>
            </w:numPr>
            <w:ind w:left="1440" w:hanging="360"/>
            <w:rPr>
              <w:ins w:author="Trang Nguyen Thi Thu" w:id="10" w:date="2026-05-15T04:35:44Z"/>
            </w:rPr>
          </w:pPr>
          <w:sdt>
            <w:sdtPr>
              <w:id w:val="303917713"/>
              <w:tag w:val="goog_rdk_115"/>
            </w:sdtPr>
            <w:sdtContent>
              <w:ins w:author="Trang Nguyen Thi Thu" w:id="10" w:date="2026-05-15T04:35:44Z"/>
              <w:sdt>
                <w:sdtPr>
                  <w:id w:val="470058019"/>
                  <w:tag w:val="goog_rdk_116"/>
                </w:sdtPr>
                <w:sdtContent>
                  <w:ins w:author="Trang Nguyen Thi Thu" w:id="10" w:date="2026-05-15T04:35:44Z">
                    <w:r w:rsidDel="00000000" w:rsidR="00000000" w:rsidRPr="00000000">
                      <w:rPr>
                        <w:rtl w:val="0"/>
                        <w:rPrChange w:author="Trang Nguyen Thi Thu" w:id="11" w:date="2026-05-15T04:35:44Z">
                          <w:rPr/>
                        </w:rPrChange>
                      </w:rPr>
                      <w:t xml:space="preserve">TTS</w:t>
                    </w:r>
                  </w:ins>
                </w:sdtContent>
              </w:sdt>
              <w:ins w:author="Trang Nguyen Thi Thu" w:id="10" w:date="2026-05-15T04:35:44Z"/>
            </w:sdtContent>
          </w:sdt>
        </w:p>
      </w:sdtContent>
    </w:sdt>
    <w:sdt>
      <w:sdtPr>
        <w:id w:val="517488161"/>
        <w:tag w:val="goog_rdk_120"/>
      </w:sdtPr>
      <w:sdtContent>
        <w:p w:rsidR="00000000" w:rsidDel="00000000" w:rsidP="00000000" w:rsidRDefault="00000000" w:rsidRPr="00000000" w14:paraId="00000036">
          <w:pPr>
            <w:numPr>
              <w:ilvl w:val="1"/>
              <w:numId w:val="3"/>
            </w:numPr>
            <w:ind w:left="1440" w:hanging="360"/>
            <w:rPr>
              <w:ins w:author="Trang Nguyen Thi Thu" w:id="10" w:date="2026-05-15T04:35:44Z"/>
            </w:rPr>
          </w:pPr>
          <w:sdt>
            <w:sdtPr>
              <w:id w:val="652620996"/>
              <w:tag w:val="goog_rdk_118"/>
            </w:sdtPr>
            <w:sdtContent>
              <w:ins w:author="Trang Nguyen Thi Thu" w:id="10" w:date="2026-05-15T04:35:44Z"/>
              <w:sdt>
                <w:sdtPr>
                  <w:id w:val="1853723118"/>
                  <w:tag w:val="goog_rdk_119"/>
                </w:sdtPr>
                <w:sdtContent>
                  <w:ins w:author="Trang Nguyen Thi Thu" w:id="10" w:date="2026-05-15T04:35:44Z">
                    <w:r w:rsidDel="00000000" w:rsidR="00000000" w:rsidRPr="00000000">
                      <w:rPr>
                        <w:rtl w:val="0"/>
                        <w:rPrChange w:author="Trang Nguyen Thi Thu" w:id="11" w:date="2026-05-15T04:35:44Z">
                          <w:rPr/>
                        </w:rPrChange>
                      </w:rPr>
                      <w:t xml:space="preserve">STT</w:t>
                    </w:r>
                  </w:ins>
                </w:sdtContent>
              </w:sdt>
              <w:ins w:author="Trang Nguyen Thi Thu" w:id="10" w:date="2026-05-15T04:35:44Z"/>
            </w:sdtContent>
          </w:sdt>
        </w:p>
      </w:sdtContent>
    </w:sdt>
    <w:p w:rsidR="00000000" w:rsidDel="00000000" w:rsidP="00000000" w:rsidRDefault="00000000" w:rsidRPr="00000000" w14:paraId="00000037">
      <w:pPr>
        <w:numPr>
          <w:ilvl w:val="0"/>
          <w:numId w:val="3"/>
        </w:numPr>
        <w:ind w:left="720" w:hanging="360"/>
        <w:rPr/>
      </w:pPr>
      <w:r w:rsidDel="00000000" w:rsidR="00000000" w:rsidRPr="00000000">
        <w:rPr>
          <w:b w:val="1"/>
          <w:bCs w:val="1"/>
          <w:rtl w:val="0"/>
        </w:rPr>
        <w:t xml:space="preserve">3.</w:t>
      </w:r>
      <w:sdt>
        <w:sdtPr>
          <w:id w:val="-381545068"/>
          <w:tag w:val="goog_rdk_121"/>
        </w:sdtPr>
        <w:sdtContent>
          <w:ins w:author="Trang Nguyen Thi Thu" w:id="12" w:date="2026-05-15T04:38:31Z">
            <w:r w:rsidDel="00000000" w:rsidR="00000000" w:rsidRPr="00000000">
              <w:rPr>
                <w:b w:val="1"/>
                <w:bCs w:val="1"/>
                <w:rtl w:val="0"/>
              </w:rPr>
              <w:t xml:space="preserve">3</w:t>
            </w:r>
          </w:ins>
        </w:sdtContent>
      </w:sdt>
      <w:sdt>
        <w:sdtPr>
          <w:id w:val="-396212696"/>
          <w:tag w:val="goog_rdk_122"/>
        </w:sdtPr>
        <w:sdtContent>
          <w:del w:author="Trang Nguyen Thi Thu" w:id="12" w:date="2026-05-15T04:38:31Z">
            <w:r w:rsidDel="00000000" w:rsidR="00000000" w:rsidRPr="00000000">
              <w:rPr>
                <w:b w:val="1"/>
                <w:bCs w:val="1"/>
                <w:rtl w:val="0"/>
              </w:rPr>
              <w:delText xml:space="preserve">2</w:delText>
            </w:r>
          </w:del>
        </w:sdtContent>
      </w:sdt>
      <w:r w:rsidDel="00000000" w:rsidR="00000000" w:rsidRPr="00000000">
        <w:rPr>
          <w:b w:val="1"/>
          <w:bCs w:val="1"/>
          <w:rtl w:val="0"/>
        </w:rPr>
        <w:t xml:space="preserve">. </w:t>
      </w:r>
      <w:sdt>
        <w:sdtPr>
          <w:id w:val="1533109779"/>
          <w:tag w:val="goog_rdk_123"/>
        </w:sdtPr>
        <w:sdtContent>
          <w:ins w:author="Trang Nguyen Thi Thu" w:id="13" w:date="2026-05-15T04:38:33Z"/>
          <w:sdt>
            <w:sdtPr>
              <w:id w:val="-759716849"/>
              <w:tag w:val="goog_rdk_124"/>
            </w:sdtPr>
            <w:sdtContent>
              <w:ins w:author="Trang Nguyen Thi Thu" w:id="13" w:date="2026-05-15T04:38:33Z">
                <w:r w:rsidDel="00000000" w:rsidR="00000000" w:rsidRPr="00000000">
                  <w:rPr>
                    <w:b w:val="1"/>
                    <w:bCs w:val="1"/>
                    <w:rtl w:val="0"/>
                    <w:rPrChange w:author="Trang Nguyen Thi Thu" w:id="14" w:date="2026-05-15T04:38:33Z">
                      <w:rPr>
                        <w:b w:val="1"/>
                        <w:bCs w:val="1"/>
                      </w:rPr>
                    </w:rPrChange>
                  </w:rPr>
                  <w:t xml:space="preserve">Mô-đun xử lý hội thoại</w:t>
                </w:r>
              </w:ins>
            </w:sdtContent>
          </w:sdt>
          <w:ins w:author="Trang Nguyen Thi Thu" w:id="13" w:date="2026-05-15T04:38:33Z">
            <w:sdt>
              <w:sdtPr>
                <w:id w:val="1655529862"/>
                <w:tag w:val="goog_rdk_125"/>
              </w:sdtPr>
              <w:sdtContent>
                <w:del w:author="Trang Nguyen Thi Thu" w:id="13" w:date="2026-05-15T04:38:33Z">
                  <w:sdt>
                    <w:sdtPr>
                      <w:id w:val="-1526848909"/>
                      <w:tag w:val="goog_rdk_126"/>
                    </w:sdtPr>
                    <w:sdtContent>
                      <w:r w:rsidDel="00000000" w:rsidR="00000000" w:rsidRPr="00000000">
                        <w:rPr>
                          <w:b w:val="1"/>
                          <w:bCs w:val="1"/>
                          <w:rtl w:val="0"/>
                          <w:rPrChange w:author="Trang Nguyen Thi Thu" w:id="14" w:date="2026-05-15T04:38:33Z">
                            <w:rPr>
                              <w:b w:val="1"/>
                              <w:bCs w:val="1"/>
                            </w:rPr>
                          </w:rPrChange>
                        </w:rPr>
                        <w:delText xml:space="preserve"> </w:delText>
                      </w:r>
                    </w:sdtContent>
                  </w:sdt>
                </w:del>
              </w:sdtContent>
            </w:sdt>
          </w:ins>
        </w:sdtContent>
      </w:sdt>
      <w:sdt>
        <w:sdtPr>
          <w:id w:val="-240464775"/>
          <w:tag w:val="goog_rdk_127"/>
        </w:sdtPr>
        <w:sdtContent>
          <w:del w:author="Trang Nguyen Thi Thu" w:id="13" w:date="2026-05-15T04:38:33Z"/>
          <w:sdt>
            <w:sdtPr>
              <w:id w:val="692292095"/>
              <w:tag w:val="goog_rdk_128"/>
            </w:sdtPr>
            <w:sdtContent>
              <w:del w:author="Trang Nguyen Thi Thu" w:id="13" w:date="2026-05-15T04:38:33Z">
                <w:r w:rsidDel="00000000" w:rsidR="00000000" w:rsidRPr="00000000">
                  <w:rPr>
                    <w:b w:val="1"/>
                    <w:bCs w:val="1"/>
                    <w:rtl w:val="0"/>
                    <w:rPrChange w:author="Trang Nguyen Thi Thu" w:id="14" w:date="2026-05-15T04:38:33Z">
                      <w:rPr>
                        <w:b w:val="1"/>
                        <w:bCs w:val="1"/>
                      </w:rPr>
                    </w:rPrChange>
                  </w:rPr>
                  <w:delText xml:space="preserve">Brain Module (RAG Pipeline):</w:delText>
                </w:r>
              </w:del>
            </w:sdtContent>
          </w:sdt>
          <w:del w:author="Trang Nguyen Thi Thu" w:id="13" w:date="2026-05-15T04:38:33Z"/>
        </w:sdtContent>
      </w:sdt>
      <w:r w:rsidDel="00000000" w:rsidR="00000000" w:rsidRPr="00000000">
        <w:rPr>
          <w:rtl w:val="0"/>
        </w:rPr>
      </w:r>
    </w:p>
    <w:p w:rsidR="00000000" w:rsidDel="00000000" w:rsidP="00000000" w:rsidRDefault="00000000" w:rsidRPr="00000000" w14:paraId="00000038">
      <w:pPr>
        <w:numPr>
          <w:ilvl w:val="1"/>
          <w:numId w:val="3"/>
        </w:numPr>
        <w:ind w:left="1440" w:hanging="360"/>
        <w:rPr/>
      </w:pPr>
      <w:r w:rsidDel="00000000" w:rsidR="00000000" w:rsidRPr="00000000">
        <w:rPr>
          <w:b w:val="1"/>
          <w:bCs w:val="1"/>
          <w:rtl w:val="0"/>
        </w:rPr>
        <w:t xml:space="preserve">Tiền xử lý:</w:t>
      </w:r>
      <w:r w:rsidDel="00000000" w:rsidR="00000000" w:rsidRPr="00000000">
        <w:rPr>
          <w:rtl w:val="0"/>
        </w:rPr>
        <w:t xml:space="preserve"> Query Expansion sử dụng Dictionary-based để chuẩn hóa thuật ngữ (Ví dụ: "béo phì"  "BMI cao").</w:t>
      </w:r>
    </w:p>
    <w:sdt>
      <w:sdtPr>
        <w:id w:val="-140546615"/>
        <w:tag w:val="goog_rdk_131"/>
      </w:sdtPr>
      <w:sdtContent>
        <w:p w:rsidR="00000000" w:rsidDel="00000000" w:rsidP="00000000" w:rsidRDefault="00000000" w:rsidRPr="00000000" w14:paraId="00000039">
          <w:pPr>
            <w:numPr>
              <w:ilvl w:val="1"/>
              <w:numId w:val="3"/>
            </w:numPr>
            <w:ind w:left="1440" w:hanging="360"/>
            <w:rPr>
              <w:ins w:author="Trang Nguyen Thi Thu" w:id="16" w:date="2026-05-15T04:37:19Z"/>
            </w:rPr>
          </w:pPr>
          <w:r w:rsidDel="00000000" w:rsidR="00000000" w:rsidRPr="00000000">
            <w:rPr>
              <w:b w:val="1"/>
              <w:bCs w:val="1"/>
              <w:rtl w:val="0"/>
            </w:rPr>
            <w:t xml:space="preserve">Truy xuất 2 bước:</w:t>
          </w:r>
          <w:r w:rsidDel="00000000" w:rsidR="00000000" w:rsidRPr="00000000">
            <w:rPr>
              <w:rtl w:val="0"/>
            </w:rPr>
            <w:t xml:space="preserve"> Bước 1 dùng Bi-Encoder (E5) lấy  ứng viên; Bước 2 dùng Cross-Encoder để Reranking lấy</w:t>
          </w:r>
          <w:sdt>
            <w:sdtPr>
              <w:id w:val="-1905103110"/>
              <w:tag w:val="goog_rdk_129"/>
            </w:sdtPr>
            <w:sdtContent>
              <w:del w:author="Trang Nguyen Thi Thu" w:id="15" w:date="2026-05-15T04:37:21Z">
                <w:r w:rsidDel="00000000" w:rsidR="00000000" w:rsidRPr="00000000">
                  <w:rPr>
                    <w:rtl w:val="0"/>
                  </w:rPr>
                  <w:delText xml:space="preserve"> </w:delText>
                </w:r>
              </w:del>
            </w:sdtContent>
          </w:sdt>
          <w:r w:rsidDel="00000000" w:rsidR="00000000" w:rsidRPr="00000000">
            <w:rPr>
              <w:rtl w:val="0"/>
            </w:rPr>
            <w:t xml:space="preserve">.</w:t>
          </w:r>
          <w:sdt>
            <w:sdtPr>
              <w:id w:val="-56152387"/>
              <w:tag w:val="goog_rdk_130"/>
            </w:sdtPr>
            <w:sdtContent>
              <w:ins w:author="Trang Nguyen Thi Thu" w:id="16" w:date="2026-05-15T04:37:19Z">
                <w:r w:rsidDel="00000000" w:rsidR="00000000" w:rsidRPr="00000000">
                  <w:rPr>
                    <w:rtl w:val="0"/>
                  </w:rPr>
                </w:r>
              </w:ins>
            </w:sdtContent>
          </w:sdt>
        </w:p>
      </w:sdtContent>
    </w:sdt>
    <w:sdt>
      <w:sdtPr>
        <w:id w:val="292996266"/>
        <w:tag w:val="goog_rdk_134"/>
      </w:sdtPr>
      <w:sdtContent>
        <w:p w:rsidR="00000000" w:rsidDel="00000000" w:rsidP="00000000" w:rsidRDefault="00000000" w:rsidRPr="00000000" w14:paraId="0000003A">
          <w:pPr>
            <w:numPr>
              <w:ilvl w:val="1"/>
              <w:numId w:val="3"/>
            </w:numPr>
            <w:ind w:left="1440" w:hanging="360"/>
            <w:rPr>
              <w:ins w:author="Trang Nguyen Thi Thu" w:id="16" w:date="2026-05-15T04:37:19Z"/>
              <w:u w:val="none"/>
            </w:rPr>
          </w:pPr>
          <w:sdt>
            <w:sdtPr>
              <w:id w:val="-22214833"/>
              <w:tag w:val="goog_rdk_132"/>
            </w:sdtPr>
            <w:sdtContent>
              <w:ins w:author="Trang Nguyen Thi Thu" w:id="16" w:date="2026-05-15T04:37:19Z"/>
              <w:sdt>
                <w:sdtPr>
                  <w:id w:val="1168174987"/>
                  <w:tag w:val="goog_rdk_133"/>
                </w:sdtPr>
                <w:sdtContent>
                  <w:ins w:author="Trang Nguyen Thi Thu" w:id="16" w:date="2026-05-15T04:37:19Z">
                    <w:r w:rsidDel="00000000" w:rsidR="00000000" w:rsidRPr="00000000">
                      <w:rPr>
                        <w:rtl w:val="0"/>
                        <w:rPrChange w:author="Trang Nguyen Thi Thu" w:id="17" w:date="2026-05-15T04:37:19Z">
                          <w:rPr/>
                        </w:rPrChange>
                      </w:rPr>
                      <w:t xml:space="preserve">LLM? Có context không?</w:t>
                    </w:r>
                  </w:ins>
                </w:sdtContent>
              </w:sdt>
              <w:ins w:author="Trang Nguyen Thi Thu" w:id="16" w:date="2026-05-15T04:37:19Z"/>
            </w:sdtContent>
          </w:sdt>
        </w:p>
      </w:sdtContent>
    </w:sdt>
    <w:sdt>
      <w:sdtPr>
        <w:id w:val="-377280897"/>
        <w:tag w:val="goog_rdk_137"/>
      </w:sdtPr>
      <w:sdtContent>
        <w:p w:rsidR="00000000" w:rsidDel="00000000" w:rsidP="00000000" w:rsidRDefault="00000000" w:rsidRPr="00000000" w14:paraId="0000003B">
          <w:pPr>
            <w:numPr>
              <w:ilvl w:val="1"/>
              <w:numId w:val="3"/>
            </w:numPr>
            <w:ind w:left="1440" w:hanging="360"/>
            <w:rPr>
              <w:u w:val="none"/>
              <w:rPrChange w:author="Trang Nguyen Thi Thu" w:id="17" w:date="2026-05-15T04:37:19Z">
                <w:rPr/>
              </w:rPrChange>
            </w:rPr>
            <w:pPrChange w:author="Trang Nguyen Thi Thu" w:id="0" w:date="2026-05-15T04:37:19Z">
              <w:pPr>
                <w:numPr>
                  <w:ilvl w:val="1"/>
                  <w:numId w:val="3"/>
                </w:numPr>
                <w:ind w:left="1440" w:hanging="360"/>
              </w:pPr>
            </w:pPrChange>
          </w:pPr>
          <w:sdt>
            <w:sdtPr>
              <w:id w:val="1381608197"/>
              <w:tag w:val="goog_rdk_135"/>
            </w:sdtPr>
            <w:sdtContent>
              <w:ins w:author="Trang Nguyen Thi Thu" w:id="16" w:date="2026-05-15T04:37:19Z"/>
              <w:sdt>
                <w:sdtPr>
                  <w:id w:val="-923292271"/>
                  <w:tag w:val="goog_rdk_136"/>
                </w:sdtPr>
                <w:sdtContent>
                  <w:ins w:author="Trang Nguyen Thi Thu" w:id="16" w:date="2026-05-15T04:37:19Z">
                    <w:r w:rsidDel="00000000" w:rsidR="00000000" w:rsidRPr="00000000">
                      <w:rPr>
                        <w:rtl w:val="0"/>
                        <w:rPrChange w:author="Trang Nguyen Thi Thu" w:id="17" w:date="2026-05-15T04:37:19Z">
                          <w:rPr/>
                        </w:rPrChange>
                      </w:rPr>
                      <w:t xml:space="preserve">Nói đủ 3 bước R A và G</w:t>
                    </w:r>
                  </w:ins>
                </w:sdtContent>
              </w:sdt>
              <w:ins w:author="Trang Nguyen Thi Thu" w:id="16" w:date="2026-05-15T04:37:19Z"/>
            </w:sdtContent>
          </w:sdt>
          <w:r w:rsidDel="00000000" w:rsidR="00000000" w:rsidRPr="00000000">
            <w:rPr>
              <w:rtl w:val="0"/>
            </w:rPr>
          </w:r>
        </w:p>
      </w:sdtContent>
    </w:sdt>
    <w:p w:rsidR="00000000" w:rsidDel="00000000" w:rsidP="00000000" w:rsidRDefault="00000000" w:rsidRPr="00000000" w14:paraId="0000003C">
      <w:pPr>
        <w:numPr>
          <w:ilvl w:val="0"/>
          <w:numId w:val="3"/>
        </w:numPr>
        <w:ind w:left="720" w:hanging="360"/>
        <w:rPr/>
      </w:pPr>
      <w:r w:rsidDel="00000000" w:rsidR="00000000" w:rsidRPr="00000000">
        <w:rPr>
          <w:b w:val="1"/>
          <w:bCs w:val="1"/>
          <w:rtl w:val="0"/>
        </w:rPr>
        <w:t xml:space="preserve">3.</w:t>
      </w:r>
      <w:sdt>
        <w:sdtPr>
          <w:id w:val="-2001328270"/>
          <w:tag w:val="goog_rdk_138"/>
        </w:sdtPr>
        <w:sdtContent>
          <w:ins w:author="Trang Nguyen Thi Thu" w:id="18" w:date="2026-05-15T04:44:04Z">
            <w:r w:rsidDel="00000000" w:rsidR="00000000" w:rsidRPr="00000000">
              <w:rPr>
                <w:b w:val="1"/>
                <w:bCs w:val="1"/>
                <w:rtl w:val="0"/>
              </w:rPr>
              <w:t xml:space="preserve">4</w:t>
            </w:r>
          </w:ins>
        </w:sdtContent>
      </w:sdt>
      <w:sdt>
        <w:sdtPr>
          <w:id w:val="68854404"/>
          <w:tag w:val="goog_rdk_139"/>
        </w:sdtPr>
        <w:sdtContent>
          <w:del w:author="Trang Nguyen Thi Thu" w:id="18" w:date="2026-05-15T04:44:04Z">
            <w:r w:rsidDel="00000000" w:rsidR="00000000" w:rsidRPr="00000000">
              <w:rPr>
                <w:b w:val="1"/>
                <w:bCs w:val="1"/>
                <w:rtl w:val="0"/>
              </w:rPr>
              <w:delText xml:space="preserve">3</w:delText>
            </w:r>
          </w:del>
        </w:sdtContent>
      </w:sdt>
      <w:r w:rsidDel="00000000" w:rsidR="00000000" w:rsidRPr="00000000">
        <w:rPr>
          <w:b w:val="1"/>
          <w:bCs w:val="1"/>
          <w:rtl w:val="0"/>
        </w:rPr>
        <w:t xml:space="preserve">. </w:t>
      </w:r>
      <w:sdt>
        <w:sdtPr>
          <w:id w:val="873335288"/>
          <w:tag w:val="goog_rdk_140"/>
        </w:sdtPr>
        <w:sdtContent>
          <w:ins w:author="Trang Nguyen Thi Thu" w:id="19" w:date="2026-05-15T04:41:18Z"/>
          <w:sdt>
            <w:sdtPr>
              <w:id w:val="1226597442"/>
              <w:tag w:val="goog_rdk_141"/>
            </w:sdtPr>
            <w:sdtContent>
              <w:ins w:author="Trang Nguyen Thi Thu" w:id="19" w:date="2026-05-15T04:41:18Z">
                <w:r w:rsidDel="00000000" w:rsidR="00000000" w:rsidRPr="00000000">
                  <w:rPr>
                    <w:b w:val="1"/>
                    <w:bCs w:val="1"/>
                    <w:rtl w:val="0"/>
                    <w:rPrChange w:author="Trang Nguyen Thi Thu" w:id="20" w:date="2026-05-15T04:41:18Z">
                      <w:rPr>
                        <w:b w:val="1"/>
                        <w:bCs w:val="1"/>
                      </w:rPr>
                    </w:rPrChange>
                  </w:rPr>
                  <w:t xml:space="preserve">Chiến thuật </w:t>
                </w:r>
              </w:ins>
            </w:sdtContent>
          </w:sdt>
          <w:ins w:author="Trang Nguyen Thi Thu" w:id="19" w:date="2026-05-15T04:41:18Z"/>
        </w:sdtContent>
      </w:sdt>
      <w:sdt>
        <w:sdtPr>
          <w:id w:val="550228496"/>
          <w:tag w:val="goog_rdk_142"/>
        </w:sdtPr>
        <w:sdtContent>
          <w:del w:author="Trang Nguyen Thi Thu" w:id="19" w:date="2026-05-15T04:41:18Z">
            <w:r w:rsidDel="00000000" w:rsidR="00000000" w:rsidRPr="00000000">
              <w:rPr>
                <w:b w:val="1"/>
                <w:bCs w:val="1"/>
                <w:rtl w:val="0"/>
              </w:rPr>
              <w:delText xml:space="preserve">Cơ chế </w:delText>
            </w:r>
          </w:del>
        </w:sdtContent>
      </w:sdt>
      <w:r w:rsidDel="00000000" w:rsidR="00000000" w:rsidRPr="00000000">
        <w:rPr>
          <w:b w:val="1"/>
          <w:bCs w:val="1"/>
          <w:rtl w:val="0"/>
        </w:rPr>
        <w:t xml:space="preserve">Streaming</w:t>
      </w:r>
      <w:sdt>
        <w:sdtPr>
          <w:id w:val="-1533222422"/>
          <w:tag w:val="goog_rdk_143"/>
        </w:sdtPr>
        <w:sdtContent>
          <w:del w:author="Trang Nguyen Thi Thu" w:id="21" w:date="2026-05-15T04:41:34Z">
            <w:r w:rsidDel="00000000" w:rsidR="00000000" w:rsidRPr="00000000">
              <w:rPr>
                <w:b w:val="1"/>
                <w:bCs w:val="1"/>
                <w:rtl w:val="0"/>
              </w:rPr>
              <w:delText xml:space="preserve"> song song:</w:delText>
            </w:r>
          </w:del>
        </w:sdtContent>
      </w:sdt>
      <w:r w:rsidDel="00000000" w:rsidR="00000000" w:rsidRPr="00000000">
        <w:rPr>
          <w:rtl w:val="0"/>
        </w:rPr>
      </w:r>
    </w:p>
    <w:p w:rsidR="00000000" w:rsidDel="00000000" w:rsidP="00000000" w:rsidRDefault="00000000" w:rsidRPr="00000000" w14:paraId="0000003D">
      <w:pPr>
        <w:numPr>
          <w:ilvl w:val="1"/>
          <w:numId w:val="3"/>
        </w:numPr>
        <w:ind w:left="1440" w:hanging="360"/>
        <w:rPr/>
      </w:pPr>
      <w:r w:rsidDel="00000000" w:rsidR="00000000" w:rsidRPr="00000000">
        <w:rPr>
          <w:rtl w:val="0"/>
        </w:rPr>
        <w:t xml:space="preserve">Mô hình </w:t>
      </w:r>
      <w:r w:rsidDel="00000000" w:rsidR="00000000" w:rsidRPr="00000000">
        <w:rPr>
          <w:b w:val="1"/>
          <w:bCs w:val="1"/>
          <w:rtl w:val="0"/>
        </w:rPr>
        <w:t xml:space="preserve">Producer-Consumer</w:t>
      </w:r>
      <w:r w:rsidDel="00000000" w:rsidR="00000000" w:rsidRPr="00000000">
        <w:rPr>
          <w:rtl w:val="0"/>
        </w:rPr>
        <w:t xml:space="preserve"> sử dụng asyncio.Queue.</w:t>
      </w:r>
    </w:p>
    <w:p w:rsidR="00000000" w:rsidDel="00000000" w:rsidP="00000000" w:rsidRDefault="00000000" w:rsidRPr="00000000" w14:paraId="0000003E">
      <w:pPr>
        <w:numPr>
          <w:ilvl w:val="1"/>
          <w:numId w:val="3"/>
        </w:numPr>
        <w:ind w:left="1440" w:hanging="360"/>
        <w:rPr/>
      </w:pPr>
      <w:r w:rsidDel="00000000" w:rsidR="00000000" w:rsidRPr="00000000">
        <w:rPr>
          <w:rtl w:val="0"/>
        </w:rPr>
        <w:t xml:space="preserve">Kỹ thuật </w:t>
      </w:r>
      <w:r w:rsidDel="00000000" w:rsidR="00000000" w:rsidRPr="00000000">
        <w:rPr>
          <w:b w:val="1"/>
          <w:bCs w:val="1"/>
          <w:rtl w:val="0"/>
        </w:rPr>
        <w:t xml:space="preserve">Word-safe Chunking</w:t>
      </w:r>
      <w:r w:rsidDel="00000000" w:rsidR="00000000" w:rsidRPr="00000000">
        <w:rPr>
          <w:rtl w:val="0"/>
        </w:rPr>
        <w:t xml:space="preserve">: Phân đoạn văn bản dựa trên dấu câu và số lượng ký tự tối thiểu () để đảm bảo TTS không bị ngắt ngữ điệu.</w:t>
      </w:r>
    </w:p>
    <w:sdt>
      <w:sdtPr>
        <w:id w:val="1187429038"/>
        <w:tag w:val="goog_rdk_146"/>
      </w:sdtPr>
      <w:sdtContent>
        <w:p w:rsidR="00000000" w:rsidDel="00000000" w:rsidP="00000000" w:rsidRDefault="00000000" w:rsidRPr="00000000" w14:paraId="0000003F">
          <w:pPr>
            <w:numPr>
              <w:ilvl w:val="0"/>
              <w:numId w:val="3"/>
            </w:numPr>
            <w:ind w:left="720" w:hanging="360"/>
            <w:rPr>
              <w:del w:author="Trang Nguyen Thi Thu" w:id="22" w:date="2026-05-15T04:44:07Z"/>
            </w:rPr>
          </w:pPr>
          <w:sdt>
            <w:sdtPr>
              <w:id w:val="-2132876259"/>
              <w:tag w:val="goog_rdk_145"/>
            </w:sdtPr>
            <w:sdtContent>
              <w:del w:author="Trang Nguyen Thi Thu" w:id="22" w:date="2026-05-15T04:44:07Z">
                <w:r w:rsidDel="00000000" w:rsidR="00000000" w:rsidRPr="00000000">
                  <w:rPr>
                    <w:b w:val="1"/>
                    <w:bCs w:val="1"/>
                    <w:rtl w:val="0"/>
                  </w:rPr>
                  <w:delText xml:space="preserve">3.4. Xây dựng Knowledge Base:</w:delText>
                </w:r>
                <w:r w:rsidDel="00000000" w:rsidR="00000000" w:rsidRPr="00000000">
                  <w:rPr>
                    <w:rtl w:val="0"/>
                  </w:rPr>
                  <w:delText xml:space="preserve"> Quy trình thu thập, làm sạch và chunking dữ liệu từ các nguồn uy tín (Vinmec, Viện Dinh dưỡng).</w:delText>
                </w:r>
              </w:del>
            </w:sdtContent>
          </w:sdt>
        </w:p>
      </w:sdtContent>
    </w:sdt>
    <w:p w:rsidR="00000000" w:rsidDel="00000000" w:rsidP="00000000" w:rsidRDefault="00000000" w:rsidRPr="00000000" w14:paraId="00000040">
      <w:pPr>
        <w:rPr>
          <w:b w:val="1"/>
          <w:bCs w:val="1"/>
        </w:rPr>
      </w:pPr>
      <w:r w:rsidDel="00000000" w:rsidR="00000000" w:rsidRPr="00000000">
        <w:rPr>
          <w:b w:val="1"/>
          <w:bCs w:val="1"/>
          <w:rtl w:val="0"/>
        </w:rPr>
        <w:t xml:space="preserve">CHƯƠNG 4: </w:t>
      </w:r>
      <w:sdt>
        <w:sdtPr>
          <w:id w:val="-1275748700"/>
          <w:tag w:val="goog_rdk_147"/>
        </w:sdtPr>
        <w:sdtContent>
          <w:ins w:author="Trang Nguyen Thi Thu" w:id="23" w:date="2026-05-15T04:33:05Z"/>
          <w:sdt>
            <w:sdtPr>
              <w:id w:val="882931138"/>
              <w:tag w:val="goog_rdk_148"/>
            </w:sdtPr>
            <w:sdtContent>
              <w:ins w:author="Trang Nguyen Thi Thu" w:id="23" w:date="2026-05-15T04:33:05Z">
                <w:r w:rsidDel="00000000" w:rsidR="00000000" w:rsidRPr="00000000">
                  <w:rPr>
                    <w:b w:val="1"/>
                    <w:bCs w:val="1"/>
                    <w:rtl w:val="0"/>
                    <w:rPrChange w:author="Trang Nguyen Thi Thu" w:id="24" w:date="2026-05-15T04:33:05Z">
                      <w:rPr>
                        <w:b w:val="1"/>
                        <w:bCs w:val="1"/>
                      </w:rPr>
                    </w:rPrChange>
                  </w:rPr>
                  <w:t xml:space="preserve">PHÁT TRIỂN HỆ THỐNG VÀ </w:t>
                </w:r>
              </w:ins>
            </w:sdtContent>
          </w:sdt>
          <w:ins w:author="Trang Nguyen Thi Thu" w:id="23" w:date="2026-05-15T04:33:05Z"/>
        </w:sdtContent>
      </w:sdt>
      <w:sdt>
        <w:sdtPr>
          <w:id w:val="-889108486"/>
          <w:tag w:val="goog_rdk_149"/>
        </w:sdtPr>
        <w:sdtContent>
          <w:del w:author="Trang Nguyen Thi Thu" w:id="23" w:date="2026-05-15T04:33:05Z">
            <w:r w:rsidDel="00000000" w:rsidR="00000000" w:rsidRPr="00000000">
              <w:rPr>
                <w:b w:val="1"/>
                <w:bCs w:val="1"/>
                <w:rtl w:val="0"/>
              </w:rPr>
              <w:delText xml:space="preserve">THỰC NGHIỆM VÀ </w:delText>
            </w:r>
          </w:del>
        </w:sdtContent>
      </w:sdt>
      <w:r w:rsidDel="00000000" w:rsidR="00000000" w:rsidRPr="00000000">
        <w:rPr>
          <w:b w:val="1"/>
          <w:bCs w:val="1"/>
          <w:rtl w:val="0"/>
        </w:rPr>
        <w:t xml:space="preserve">ĐÁNH GIÁ</w:t>
      </w:r>
    </w:p>
    <w:sdt>
      <w:sdtPr>
        <w:id w:val="-1135491084"/>
        <w:tag w:val="goog_rdk_154"/>
      </w:sdtPr>
      <w:sdtContent>
        <w:p w:rsidR="00000000" w:rsidDel="00000000" w:rsidP="00000000" w:rsidRDefault="00000000" w:rsidRPr="00000000" w14:paraId="00000041">
          <w:pPr>
            <w:numPr>
              <w:ilvl w:val="0"/>
              <w:numId w:val="4"/>
            </w:numPr>
            <w:ind w:left="720" w:hanging="360"/>
            <w:rPr>
              <w:ins w:author="Trang Nguyen Thi Thu" w:id="25" w:date="2026-05-15T04:44:10Z"/>
            </w:rPr>
          </w:pPr>
          <w:sdt>
            <w:sdtPr>
              <w:id w:val="1832814025"/>
              <w:tag w:val="goog_rdk_151"/>
            </w:sdtPr>
            <w:sdtContent>
              <w:ins w:author="Trang Nguyen Thi Thu" w:id="25" w:date="2026-05-15T04:44:10Z">
                <w:r w:rsidDel="00000000" w:rsidR="00000000" w:rsidRPr="00000000">
                  <w:rPr>
                    <w:b w:val="1"/>
                    <w:bCs w:val="1"/>
                    <w:rtl w:val="0"/>
                  </w:rPr>
                  <w:t xml:space="preserve">4.1</w:t>
                </w:r>
              </w:ins>
              <w:sdt>
                <w:sdtPr>
                  <w:id w:val="1890851074"/>
                  <w:tag w:val="goog_rdk_152"/>
                </w:sdtPr>
                <w:sdtContent>
                  <w:ins w:author="Trang Nguyen Thi Thu" w:id="25" w:date="2026-05-15T04:44:10Z">
                    <w:r w:rsidDel="00000000" w:rsidR="00000000" w:rsidRPr="00000000">
                      <w:rPr>
                        <w:b w:val="1"/>
                        <w:bCs w:val="1"/>
                        <w:rtl w:val="0"/>
                        <w:rPrChange w:author="Trang Nguyen Thi Thu" w:id="26" w:date="2026-05-15T04:44:10Z">
                          <w:rPr>
                            <w:b w:val="1"/>
                            <w:bCs w:val="1"/>
                          </w:rPr>
                        </w:rPrChange>
                      </w:rPr>
                      <w:t xml:space="preserve">. Xây dựng kho tri thức:</w:t>
                    </w:r>
                  </w:ins>
                </w:sdtContent>
              </w:sdt>
              <w:ins w:author="Trang Nguyen Thi Thu" w:id="25" w:date="2026-05-15T04:44:10Z">
                <w:sdt>
                  <w:sdtPr>
                    <w:id w:val="989367505"/>
                    <w:tag w:val="goog_rdk_153"/>
                  </w:sdtPr>
                  <w:sdtContent>
                    <w:r w:rsidDel="00000000" w:rsidR="00000000" w:rsidRPr="00000000">
                      <w:rPr>
                        <w:rtl w:val="0"/>
                        <w:rPrChange w:author="Trang Nguyen Thi Thu" w:id="26" w:date="2026-05-15T04:44:10Z">
                          <w:rPr>
                            <w:b w:val="1"/>
                            <w:bCs w:val="1"/>
                          </w:rPr>
                        </w:rPrChange>
                      </w:rPr>
                      <w:t xml:space="preserve"> Quy trình thu thập, làm sạch và chunking dữ liệu từ các nguồn uy tín (Vinmec, Viện Dinh dưỡng), lưu trữ, embedding…</w:t>
                    </w:r>
                  </w:sdtContent>
                </w:sdt>
              </w:ins>
            </w:sdtContent>
          </w:sdt>
        </w:p>
      </w:sdtContent>
    </w:sdt>
    <w:sdt>
      <w:sdtPr>
        <w:id w:val="1615497354"/>
        <w:tag w:val="goog_rdk_157"/>
      </w:sdtPr>
      <w:sdtContent>
        <w:p w:rsidR="00000000" w:rsidDel="00000000" w:rsidP="00000000" w:rsidRDefault="00000000" w:rsidRPr="00000000" w14:paraId="00000042">
          <w:pPr>
            <w:numPr>
              <w:ilvl w:val="0"/>
              <w:numId w:val="4"/>
            </w:numPr>
            <w:ind w:left="720" w:hanging="360"/>
            <w:rPr>
              <w:ins w:author="Trang Nguyen Thi Thu" w:id="25" w:date="2026-05-15T04:44:10Z"/>
            </w:rPr>
          </w:pPr>
          <w:sdt>
            <w:sdtPr>
              <w:id w:val="1640822722"/>
              <w:tag w:val="goog_rdk_155"/>
            </w:sdtPr>
            <w:sdtContent>
              <w:ins w:author="Trang Nguyen Thi Thu" w:id="25" w:date="2026-05-15T04:44:10Z">
                <w:r w:rsidDel="00000000" w:rsidR="00000000" w:rsidRPr="00000000">
                  <w:rPr>
                    <w:b w:val="1"/>
                    <w:bCs w:val="1"/>
                    <w:rtl w:val="0"/>
                  </w:rPr>
                  <w:t xml:space="preserve">4.2. </w:t>
                </w:r>
              </w:ins>
              <w:sdt>
                <w:sdtPr>
                  <w:id w:val="1640578023"/>
                  <w:tag w:val="goog_rdk_156"/>
                </w:sdtPr>
                <w:sdtContent>
                  <w:ins w:author="Trang Nguyen Thi Thu" w:id="25" w:date="2026-05-15T04:44:10Z">
                    <w:r w:rsidDel="00000000" w:rsidR="00000000" w:rsidRPr="00000000">
                      <w:rPr>
                        <w:b w:val="1"/>
                        <w:bCs w:val="1"/>
                        <w:rtl w:val="0"/>
                        <w:rPrChange w:author="Trang Nguyen Thi Thu" w:id="26" w:date="2026-05-15T04:44:10Z">
                          <w:rPr>
                            <w:b w:val="1"/>
                            <w:bCs w:val="1"/>
                          </w:rPr>
                        </w:rPrChange>
                      </w:rPr>
                      <w:t xml:space="preserve">Phát triển hệ thống</w:t>
                    </w:r>
                  </w:ins>
                </w:sdtContent>
              </w:sdt>
              <w:ins w:author="Trang Nguyen Thi Thu" w:id="25" w:date="2026-05-15T04:44:10Z"/>
            </w:sdtContent>
          </w:sdt>
        </w:p>
      </w:sdtContent>
    </w:sdt>
    <w:sdt>
      <w:sdtPr>
        <w:id w:val="-558080541"/>
        <w:tag w:val="goog_rdk_160"/>
      </w:sdtPr>
      <w:sdtContent>
        <w:p w:rsidR="00000000" w:rsidDel="00000000" w:rsidP="00000000" w:rsidRDefault="00000000" w:rsidRPr="00000000" w14:paraId="00000043">
          <w:pPr>
            <w:numPr>
              <w:ilvl w:val="0"/>
              <w:numId w:val="4"/>
            </w:numPr>
            <w:ind w:left="720" w:hanging="360"/>
            <w:rPr>
              <w:ins w:author="Trang Nguyen Thi Thu" w:id="25" w:date="2026-05-15T04:44:10Z"/>
            </w:rPr>
          </w:pPr>
          <w:sdt>
            <w:sdtPr>
              <w:id w:val="-1219088220"/>
              <w:tag w:val="goog_rdk_158"/>
            </w:sdtPr>
            <w:sdtContent>
              <w:ins w:author="Trang Nguyen Thi Thu" w:id="25" w:date="2026-05-15T04:44:10Z"/>
              <w:sdt>
                <w:sdtPr>
                  <w:id w:val="1489836538"/>
                  <w:tag w:val="goog_rdk_159"/>
                </w:sdtPr>
                <w:sdtContent>
                  <w:ins w:author="Trang Nguyen Thi Thu" w:id="25" w:date="2026-05-15T04:44:10Z">
                    <w:r w:rsidDel="00000000" w:rsidR="00000000" w:rsidRPr="00000000">
                      <w:rPr>
                        <w:rtl w:val="0"/>
                        <w:rPrChange w:author="Trang Nguyen Thi Thu" w:id="26" w:date="2026-05-15T04:44:10Z">
                          <w:rPr>
                            <w:b w:val="1"/>
                            <w:bCs w:val="1"/>
                          </w:rPr>
                        </w:rPrChange>
                      </w:rPr>
                      <w:t xml:space="preserve">4.2.1 Thiết kế hệ thống</w:t>
                    </w:r>
                  </w:ins>
                </w:sdtContent>
              </w:sdt>
              <w:ins w:author="Trang Nguyen Thi Thu" w:id="25" w:date="2026-05-15T04:44:10Z"/>
            </w:sdtContent>
          </w:sdt>
        </w:p>
      </w:sdtContent>
    </w:sdt>
    <w:sdt>
      <w:sdtPr>
        <w:id w:val="460919745"/>
        <w:tag w:val="goog_rdk_163"/>
      </w:sdtPr>
      <w:sdtContent>
        <w:p w:rsidR="00000000" w:rsidDel="00000000" w:rsidP="00000000" w:rsidRDefault="00000000" w:rsidRPr="00000000" w14:paraId="00000044">
          <w:pPr>
            <w:numPr>
              <w:ilvl w:val="0"/>
              <w:numId w:val="4"/>
            </w:numPr>
            <w:ind w:left="720" w:hanging="360"/>
            <w:rPr>
              <w:ins w:author="Trang Nguyen Thi Thu" w:id="25" w:date="2026-05-15T04:44:10Z"/>
              <w:u w:val="none"/>
            </w:rPr>
          </w:pPr>
          <w:sdt>
            <w:sdtPr>
              <w:id w:val="-1677103069"/>
              <w:tag w:val="goog_rdk_161"/>
            </w:sdtPr>
            <w:sdtContent>
              <w:ins w:author="Trang Nguyen Thi Thu" w:id="25" w:date="2026-05-15T04:44:10Z"/>
              <w:sdt>
                <w:sdtPr>
                  <w:id w:val="162272716"/>
                  <w:tag w:val="goog_rdk_162"/>
                </w:sdtPr>
                <w:sdtContent>
                  <w:ins w:author="Trang Nguyen Thi Thu" w:id="25" w:date="2026-05-15T04:44:10Z">
                    <w:r w:rsidDel="00000000" w:rsidR="00000000" w:rsidRPr="00000000">
                      <w:rPr>
                        <w:rtl w:val="0"/>
                        <w:rPrChange w:author="Trang Nguyen Thi Thu" w:id="26" w:date="2026-05-15T04:44:10Z">
                          <w:rPr>
                            <w:b w:val="1"/>
                            <w:bCs w:val="1"/>
                          </w:rPr>
                        </w:rPrChange>
                      </w:rPr>
                      <w:t xml:space="preserve">Kiến trúc hệ thống cụ thể với công nghệ gì dựa trên giải pháp chương 3</w:t>
                    </w:r>
                  </w:ins>
                </w:sdtContent>
              </w:sdt>
              <w:ins w:author="Trang Nguyen Thi Thu" w:id="25" w:date="2026-05-15T04:44:10Z"/>
            </w:sdtContent>
          </w:sdt>
        </w:p>
      </w:sdtContent>
    </w:sdt>
    <w:sdt>
      <w:sdtPr>
        <w:id w:val="-271006364"/>
        <w:tag w:val="goog_rdk_166"/>
      </w:sdtPr>
      <w:sdtContent>
        <w:p w:rsidR="00000000" w:rsidDel="00000000" w:rsidP="00000000" w:rsidRDefault="00000000" w:rsidRPr="00000000" w14:paraId="00000045">
          <w:pPr>
            <w:numPr>
              <w:ilvl w:val="0"/>
              <w:numId w:val="4"/>
            </w:numPr>
            <w:ind w:left="720" w:hanging="360"/>
            <w:rPr>
              <w:ins w:author="Trang Nguyen Thi Thu" w:id="25" w:date="2026-05-15T04:44:10Z"/>
            </w:rPr>
          </w:pPr>
          <w:sdt>
            <w:sdtPr>
              <w:id w:val="533617944"/>
              <w:tag w:val="goog_rdk_164"/>
            </w:sdtPr>
            <w:sdtContent>
              <w:ins w:author="Trang Nguyen Thi Thu" w:id="25" w:date="2026-05-15T04:44:10Z"/>
              <w:sdt>
                <w:sdtPr>
                  <w:id w:val="1160247239"/>
                  <w:tag w:val="goog_rdk_165"/>
                </w:sdtPr>
                <w:sdtContent>
                  <w:ins w:author="Trang Nguyen Thi Thu" w:id="25" w:date="2026-05-15T04:44:10Z">
                    <w:r w:rsidDel="00000000" w:rsidR="00000000" w:rsidRPr="00000000">
                      <w:rPr>
                        <w:rtl w:val="0"/>
                        <w:rPrChange w:author="Trang Nguyen Thi Thu" w:id="26" w:date="2026-05-15T04:44:10Z">
                          <w:rPr>
                            <w:b w:val="1"/>
                            <w:bCs w:val="1"/>
                          </w:rPr>
                        </w:rPrChange>
                      </w:rPr>
                      <w:t xml:space="preserve">4.2.2 Xây dựng hệ thống</w:t>
                    </w:r>
                  </w:ins>
                </w:sdtContent>
              </w:sdt>
              <w:ins w:author="Trang Nguyen Thi Thu" w:id="25" w:date="2026-05-15T04:44:10Z"/>
            </w:sdtContent>
          </w:sdt>
        </w:p>
      </w:sdtContent>
    </w:sdt>
    <w:sdt>
      <w:sdtPr>
        <w:id w:val="830357802"/>
        <w:tag w:val="goog_rdk_169"/>
      </w:sdtPr>
      <w:sdtContent>
        <w:p w:rsidR="00000000" w:rsidDel="00000000" w:rsidP="00000000" w:rsidRDefault="00000000" w:rsidRPr="00000000" w14:paraId="00000046">
          <w:pPr>
            <w:numPr>
              <w:ilvl w:val="0"/>
              <w:numId w:val="4"/>
            </w:numPr>
            <w:ind w:left="720" w:hanging="360"/>
            <w:rPr>
              <w:ins w:author="Trang Nguyen Thi Thu" w:id="25" w:date="2026-05-15T04:44:10Z"/>
              <w:u w:val="none"/>
            </w:rPr>
          </w:pPr>
          <w:sdt>
            <w:sdtPr>
              <w:id w:val="-2060660128"/>
              <w:tag w:val="goog_rdk_167"/>
            </w:sdtPr>
            <w:sdtContent>
              <w:ins w:author="Trang Nguyen Thi Thu" w:id="25" w:date="2026-05-15T04:44:10Z"/>
              <w:sdt>
                <w:sdtPr>
                  <w:id w:val="-314614019"/>
                  <w:tag w:val="goog_rdk_168"/>
                </w:sdtPr>
                <w:sdtContent>
                  <w:ins w:author="Trang Nguyen Thi Thu" w:id="25" w:date="2026-05-15T04:44:10Z">
                    <w:r w:rsidDel="00000000" w:rsidR="00000000" w:rsidRPr="00000000">
                      <w:rPr>
                        <w:rtl w:val="0"/>
                        <w:rPrChange w:author="Trang Nguyen Thi Thu" w:id="26" w:date="2026-05-15T04:44:10Z">
                          <w:rPr>
                            <w:b w:val="1"/>
                            <w:bCs w:val="1"/>
                          </w:rPr>
                        </w:rPrChange>
                      </w:rPr>
                      <w:t xml:space="preserve">Lập trình, kiểm thử đơn vị → Kết quả minh hoạ, demo</w:t>
                    </w:r>
                  </w:ins>
                </w:sdtContent>
              </w:sdt>
              <w:ins w:author="Trang Nguyen Thi Thu" w:id="25" w:date="2026-05-15T04:44:10Z"/>
            </w:sdtContent>
          </w:sdt>
        </w:p>
      </w:sdtContent>
    </w:sdt>
    <w:sdt>
      <w:sdtPr>
        <w:id w:val="2033701534"/>
        <w:tag w:val="goog_rdk_173"/>
      </w:sdtPr>
      <w:sdtContent>
        <w:p w:rsidR="00000000" w:rsidDel="00000000" w:rsidP="00000000" w:rsidRDefault="00000000" w:rsidRPr="00000000" w14:paraId="00000047">
          <w:pPr>
            <w:numPr>
              <w:ilvl w:val="0"/>
              <w:numId w:val="4"/>
            </w:numPr>
            <w:ind w:left="720" w:hanging="360"/>
            <w:rPr>
              <w:ins w:author="Trang Nguyen Thi Thu" w:id="25" w:date="2026-05-15T04:44:10Z"/>
            </w:rPr>
          </w:pPr>
          <w:sdt>
            <w:sdtPr>
              <w:id w:val="601614583"/>
              <w:tag w:val="goog_rdk_170"/>
            </w:sdtPr>
            <w:sdtContent>
              <w:ins w:author="Trang Nguyen Thi Thu" w:id="25" w:date="2026-05-15T04:44:10Z"/>
              <w:sdt>
                <w:sdtPr>
                  <w:id w:val="1749159626"/>
                  <w:tag w:val="goog_rdk_171"/>
                </w:sdtPr>
                <w:sdtContent>
                  <w:ins w:author="Trang Nguyen Thi Thu" w:id="25" w:date="2026-05-15T04:44:10Z">
                    <w:r w:rsidDel="00000000" w:rsidR="00000000" w:rsidRPr="00000000">
                      <w:rPr>
                        <w:rtl w:val="0"/>
                        <w:rPrChange w:author="Trang Nguyen Thi Thu" w:id="26" w:date="2026-05-15T04:44:10Z">
                          <w:rPr>
                            <w:b w:val="1"/>
                            <w:bCs w:val="1"/>
                          </w:rPr>
                        </w:rPrChange>
                      </w:rPr>
                      <w:t xml:space="preserve">Hệ thống chạy trên Docker, hỗ trợ tăng tốc phần cứng (CUDA/GPU).</w:t>
                    </w:r>
                  </w:ins>
                </w:sdtContent>
              </w:sdt>
              <w:ins w:author="Trang Nguyen Thi Thu" w:id="25" w:date="2026-05-15T04:44:10Z">
                <w:sdt>
                  <w:sdtPr>
                    <w:id w:val="-1616997679"/>
                    <w:tag w:val="goog_rdk_172"/>
                  </w:sdtPr>
                  <w:sdtContent>
                    <w:r w:rsidDel="00000000" w:rsidR="00000000" w:rsidRPr="00000000">
                      <w:rPr>
                        <w:rtl w:val="0"/>
                      </w:rPr>
                    </w:r>
                  </w:sdtContent>
                </w:sdt>
              </w:ins>
            </w:sdtContent>
          </w:sdt>
        </w:p>
      </w:sdtContent>
    </w:sdt>
    <w:sdt>
      <w:sdtPr>
        <w:id w:val="1862344555"/>
        <w:tag w:val="goog_rdk_177"/>
      </w:sdtPr>
      <w:sdtContent>
        <w:p w:rsidR="00000000" w:rsidDel="00000000" w:rsidP="00000000" w:rsidRDefault="00000000" w:rsidRPr="00000000" w14:paraId="00000048">
          <w:pPr>
            <w:numPr>
              <w:ilvl w:val="0"/>
              <w:numId w:val="4"/>
            </w:numPr>
            <w:ind w:left="720" w:hanging="360"/>
            <w:rPr>
              <w:del w:author="Trang Nguyen Thi Thu" w:id="28" w:date="2026-05-15T04:46:55Z"/>
            </w:rPr>
          </w:pPr>
          <w:r w:rsidDel="00000000" w:rsidR="00000000" w:rsidRPr="00000000">
            <w:rPr>
              <w:b w:val="1"/>
              <w:bCs w:val="1"/>
              <w:rtl w:val="0"/>
            </w:rPr>
            <w:t xml:space="preserve">4.</w:t>
          </w:r>
          <w:sdt>
            <w:sdtPr>
              <w:id w:val="-340750180"/>
              <w:tag w:val="goog_rdk_174"/>
            </w:sdtPr>
            <w:sdtContent>
              <w:ins w:author="Trang Nguyen Thi Thu" w:id="27" w:date="2026-05-15T04:46:48Z">
                <w:r w:rsidDel="00000000" w:rsidR="00000000" w:rsidRPr="00000000">
                  <w:rPr>
                    <w:b w:val="1"/>
                    <w:bCs w:val="1"/>
                    <w:rtl w:val="0"/>
                  </w:rPr>
                  <w:t xml:space="preserve">3</w:t>
                </w:r>
              </w:ins>
            </w:sdtContent>
          </w:sdt>
          <w:sdt>
            <w:sdtPr>
              <w:id w:val="1315987734"/>
              <w:tag w:val="goog_rdk_175"/>
            </w:sdtPr>
            <w:sdtContent>
              <w:del w:author="Trang Nguyen Thi Thu" w:id="27" w:date="2026-05-15T04:46:48Z">
                <w:r w:rsidDel="00000000" w:rsidR="00000000" w:rsidRPr="00000000">
                  <w:rPr>
                    <w:b w:val="1"/>
                    <w:bCs w:val="1"/>
                    <w:rtl w:val="0"/>
                  </w:rPr>
                  <w:delText xml:space="preserve">1</w:delText>
                </w:r>
              </w:del>
            </w:sdtContent>
          </w:sdt>
          <w:r w:rsidDel="00000000" w:rsidR="00000000" w:rsidRPr="00000000">
            <w:rPr>
              <w:b w:val="1"/>
              <w:bCs w:val="1"/>
              <w:rtl w:val="0"/>
            </w:rPr>
            <w:t xml:space="preserve">. </w:t>
          </w:r>
          <w:sdt>
            <w:sdtPr>
              <w:id w:val="-861147218"/>
              <w:tag w:val="goog_rdk_176"/>
            </w:sdtPr>
            <w:sdtContent>
              <w:del w:author="Trang Nguyen Thi Thu" w:id="28" w:date="2026-05-15T04:46:55Z">
                <w:r w:rsidDel="00000000" w:rsidR="00000000" w:rsidRPr="00000000">
                  <w:rPr>
                    <w:b w:val="1"/>
                    <w:bCs w:val="1"/>
                    <w:rtl w:val="0"/>
                  </w:rPr>
                  <w:delText xml:space="preserve">Thiết lập thực nghiệm:</w:delText>
                </w:r>
                <w:r w:rsidDel="00000000" w:rsidR="00000000" w:rsidRPr="00000000">
                  <w:rPr>
                    <w:rtl w:val="0"/>
                  </w:rPr>
                  <w:delText xml:space="preserve"> Hệ thống chạy trên Docker, hỗ trợ tăng tốc phần cứng (CUDA/GPU).</w:delText>
                </w:r>
              </w:del>
            </w:sdtContent>
          </w:sdt>
        </w:p>
      </w:sdtContent>
    </w:sdt>
    <w:p w:rsidR="00000000" w:rsidDel="00000000" w:rsidP="00000000" w:rsidRDefault="00000000" w:rsidRPr="00000000" w14:paraId="00000049">
      <w:pPr>
        <w:numPr>
          <w:ilvl w:val="0"/>
          <w:numId w:val="4"/>
        </w:numPr>
        <w:ind w:left="720" w:hanging="360"/>
        <w:rPr/>
      </w:pPr>
      <w:sdt>
        <w:sdtPr>
          <w:id w:val="1807315068"/>
          <w:tag w:val="goog_rdk_178"/>
        </w:sdtPr>
        <w:sdtContent>
          <w:del w:author="Trang Nguyen Thi Thu" w:id="28" w:date="2026-05-15T04:46:55Z">
            <w:r w:rsidDel="00000000" w:rsidR="00000000" w:rsidRPr="00000000">
              <w:rPr>
                <w:b w:val="1"/>
                <w:bCs w:val="1"/>
                <w:rtl w:val="0"/>
              </w:rPr>
              <w:delText xml:space="preserve">4.2. </w:delText>
            </w:r>
          </w:del>
        </w:sdtContent>
      </w:sdt>
      <w:r w:rsidDel="00000000" w:rsidR="00000000" w:rsidRPr="00000000">
        <w:rPr>
          <w:b w:val="1"/>
          <w:bCs w:val="1"/>
          <w:rtl w:val="0"/>
        </w:rPr>
        <w:t xml:space="preserve">Đánh giá chất lượng </w:t>
      </w:r>
      <w:sdt>
        <w:sdtPr>
          <w:id w:val="1642807266"/>
          <w:tag w:val="goog_rdk_179"/>
        </w:sdtPr>
        <w:sdtContent>
          <w:del w:author="Trang Nguyen Thi Thu" w:id="29" w:date="2026-05-15T04:47:17Z">
            <w:r w:rsidDel="00000000" w:rsidR="00000000" w:rsidRPr="00000000">
              <w:rPr>
                <w:b w:val="1"/>
                <w:bCs w:val="1"/>
                <w:rtl w:val="0"/>
              </w:rPr>
              <w:delText xml:space="preserve">RAG (Sử dụng RAGAS):</w:delText>
            </w:r>
          </w:del>
        </w:sdtContent>
      </w:sdt>
      <w:r w:rsidDel="00000000" w:rsidR="00000000" w:rsidRPr="00000000">
        <w:rPr>
          <w:rtl w:val="0"/>
        </w:rPr>
      </w:r>
    </w:p>
    <w:p w:rsidR="00000000" w:rsidDel="00000000" w:rsidP="00000000" w:rsidRDefault="00000000" w:rsidRPr="00000000" w14:paraId="0000004A">
      <w:pPr>
        <w:numPr>
          <w:ilvl w:val="1"/>
          <w:numId w:val="4"/>
        </w:numPr>
        <w:ind w:left="1440" w:hanging="360"/>
        <w:rPr/>
      </w:pPr>
      <w:r w:rsidDel="00000000" w:rsidR="00000000" w:rsidRPr="00000000">
        <w:rPr>
          <w:b w:val="1"/>
          <w:bCs w:val="1"/>
          <w:rtl w:val="0"/>
        </w:rPr>
        <w:t xml:space="preserve">Faithfulness:</w:t>
      </w:r>
      <w:r w:rsidDel="00000000" w:rsidR="00000000" w:rsidRPr="00000000">
        <w:rPr>
          <w:rtl w:val="0"/>
        </w:rPr>
        <w:t xml:space="preserve"> Độ trung thực của câu trả lời so với ngữ cảnh.</w:t>
      </w:r>
    </w:p>
    <w:p w:rsidR="00000000" w:rsidDel="00000000" w:rsidP="00000000" w:rsidRDefault="00000000" w:rsidRPr="00000000" w14:paraId="0000004B">
      <w:pPr>
        <w:numPr>
          <w:ilvl w:val="1"/>
          <w:numId w:val="4"/>
        </w:numPr>
        <w:ind w:left="1440" w:hanging="360"/>
        <w:rPr/>
      </w:pPr>
      <w:r w:rsidDel="00000000" w:rsidR="00000000" w:rsidRPr="00000000">
        <w:rPr>
          <w:b w:val="1"/>
          <w:bCs w:val="1"/>
          <w:rtl w:val="0"/>
        </w:rPr>
        <w:t xml:space="preserve">Context Recall:</w:t>
      </w:r>
      <w:r w:rsidDel="00000000" w:rsidR="00000000" w:rsidRPr="00000000">
        <w:rPr>
          <w:rtl w:val="0"/>
        </w:rPr>
        <w:t xml:space="preserve"> Khả năng truy xuất đúng tài liệu cần thiết.</w:t>
      </w:r>
    </w:p>
    <w:sdt>
      <w:sdtPr>
        <w:id w:val="-1662033334"/>
        <w:tag w:val="goog_rdk_185"/>
      </w:sdtPr>
      <w:sdtContent>
        <w:p w:rsidR="00000000" w:rsidDel="00000000" w:rsidP="00000000" w:rsidRDefault="00000000" w:rsidRPr="00000000" w14:paraId="0000004C">
          <w:pPr>
            <w:numPr>
              <w:ilvl w:val="1"/>
              <w:numId w:val="4"/>
            </w:numPr>
            <w:ind w:left="1440" w:hanging="360"/>
            <w:rPr>
              <w:ins w:author="Trang Nguyen Thi Thu" w:id="32" w:date="2026-05-15T04:47:32Z"/>
            </w:rPr>
          </w:pPr>
          <w:r w:rsidDel="00000000" w:rsidR="00000000" w:rsidRPr="00000000">
            <w:rPr>
              <w:b w:val="1"/>
              <w:bCs w:val="1"/>
              <w:rtl w:val="0"/>
            </w:rPr>
            <w:t xml:space="preserve">Answer </w:t>
          </w:r>
          <w:sdt>
            <w:sdtPr>
              <w:id w:val="356725631"/>
              <w:tag w:val="goog_rdk_180"/>
            </w:sdtPr>
            <w:sdtContent>
              <w:ins w:author="Trang Nguyen Thi Thu" w:id="30" w:date="2026-05-15T04:33:40Z"/>
              <w:sdt>
                <w:sdtPr>
                  <w:id w:val="1067706085"/>
                  <w:tag w:val="goog_rdk_181"/>
                </w:sdtPr>
                <w:sdtContent>
                  <w:ins w:author="Trang Nguyen Thi Thu" w:id="30" w:date="2026-05-15T04:33:40Z">
                    <w:r w:rsidDel="00000000" w:rsidR="00000000" w:rsidRPr="00000000">
                      <w:rPr>
                        <w:b w:val="1"/>
                        <w:bCs w:val="1"/>
                        <w:rtl w:val="0"/>
                        <w:rPrChange w:author="Trang Nguyen Thi Thu" w:id="31" w:date="2026-05-15T04:33:40Z">
                          <w:rPr>
                            <w:b w:val="1"/>
                            <w:bCs w:val="1"/>
                          </w:rPr>
                        </w:rPrChange>
                      </w:rPr>
                      <w:t xml:space="preserve">Relevance</w:t>
                    </w:r>
                  </w:ins>
                </w:sdtContent>
              </w:sdt>
              <w:ins w:author="Trang Nguyen Thi Thu" w:id="30" w:date="2026-05-15T04:33:40Z"/>
            </w:sdtContent>
          </w:sdt>
          <w:sdt>
            <w:sdtPr>
              <w:id w:val="-263094839"/>
              <w:tag w:val="goog_rdk_182"/>
            </w:sdtPr>
            <w:sdtContent>
              <w:del w:author="Trang Nguyen Thi Thu" w:id="30" w:date="2026-05-15T04:33:40Z"/>
              <w:sdt>
                <w:sdtPr>
                  <w:id w:val="854430500"/>
                  <w:tag w:val="goog_rdk_183"/>
                </w:sdtPr>
                <w:sdtContent>
                  <w:del w:author="Trang Nguyen Thi Thu" w:id="30" w:date="2026-05-15T04:33:40Z">
                    <w:r w:rsidDel="00000000" w:rsidR="00000000" w:rsidRPr="00000000">
                      <w:rPr>
                        <w:b w:val="1"/>
                        <w:bCs w:val="1"/>
                        <w:rtl w:val="0"/>
                        <w:rPrChange w:author="Trang Nguyen Thi Thu" w:id="31" w:date="2026-05-15T04:33:40Z">
                          <w:rPr>
                            <w:b w:val="1"/>
                            <w:bCs w:val="1"/>
                          </w:rPr>
                        </w:rPrChange>
                      </w:rPr>
                      <w:delText xml:space="preserve">Relevancy</w:delText>
                    </w:r>
                  </w:del>
                </w:sdtContent>
              </w:sdt>
              <w:del w:author="Trang Nguyen Thi Thu" w:id="30" w:date="2026-05-15T04:33:40Z"/>
            </w:sdtContent>
          </w:sdt>
          <w:r w:rsidDel="00000000" w:rsidR="00000000" w:rsidRPr="00000000">
            <w:rPr>
              <w:b w:val="1"/>
              <w:bCs w:val="1"/>
              <w:rtl w:val="0"/>
            </w:rPr>
            <w:t xml:space="preserve">:</w:t>
          </w:r>
          <w:r w:rsidDel="00000000" w:rsidR="00000000" w:rsidRPr="00000000">
            <w:rPr>
              <w:rtl w:val="0"/>
            </w:rPr>
            <w:t xml:space="preserve"> Mức độ tập trung vào câu hỏi của người dùng.</w:t>
          </w:r>
          <w:sdt>
            <w:sdtPr>
              <w:id w:val="1966119432"/>
              <w:tag w:val="goog_rdk_184"/>
            </w:sdtPr>
            <w:sdtContent>
              <w:ins w:author="Trang Nguyen Thi Thu" w:id="32" w:date="2026-05-15T04:47:32Z">
                <w:r w:rsidDel="00000000" w:rsidR="00000000" w:rsidRPr="00000000">
                  <w:rPr>
                    <w:rtl w:val="0"/>
                  </w:rPr>
                </w:r>
              </w:ins>
            </w:sdtContent>
          </w:sdt>
        </w:p>
      </w:sdtContent>
    </w:sdt>
    <w:sdt>
      <w:sdtPr>
        <w:id w:val="-2141715075"/>
        <w:tag w:val="goog_rdk_189"/>
      </w:sdtPr>
      <w:sdtContent>
        <w:p w:rsidR="00000000" w:rsidDel="00000000" w:rsidP="00000000" w:rsidRDefault="00000000" w:rsidRPr="00000000" w14:paraId="0000004D">
          <w:pPr>
            <w:numPr>
              <w:ilvl w:val="1"/>
              <w:numId w:val="4"/>
            </w:numPr>
            <w:ind w:left="1440" w:hanging="360"/>
            <w:rPr>
              <w:ins w:author="Trang Nguyen Thi Thu" w:id="32" w:date="2026-05-15T04:47:32Z"/>
              <w:rFonts w:ascii="Noto Sans Symbols" w:cs="Noto Sans Symbols" w:eastAsia="Noto Sans Symbols" w:hAnsi="Noto Sans Symbols"/>
            </w:rPr>
          </w:pPr>
          <w:sdt>
            <w:sdtPr>
              <w:id w:val="2049453850"/>
              <w:tag w:val="goog_rdk_186"/>
            </w:sdtPr>
            <w:sdtContent>
              <w:ins w:author="Trang Nguyen Thi Thu" w:id="32" w:date="2026-05-15T04:47:32Z"/>
              <w:sdt>
                <w:sdtPr>
                  <w:id w:val="-1767762084"/>
                  <w:tag w:val="goog_rdk_187"/>
                </w:sdtPr>
                <w:sdtContent>
                  <w:ins w:author="Trang Nguyen Thi Thu" w:id="32" w:date="2026-05-15T04:47:32Z">
                    <w:r w:rsidDel="00000000" w:rsidR="00000000" w:rsidRPr="00000000">
                      <w:rPr>
                        <w:b w:val="1"/>
                        <w:bCs w:val="1"/>
                        <w:rtl w:val="0"/>
                        <w:rPrChange w:author="Trang Nguyen Thi Thu" w:id="33" w:date="2026-05-15T04:47:32Z">
                          <w:rPr/>
                        </w:rPrChange>
                      </w:rPr>
                      <w:t xml:space="preserve">Ablation Study (Nghiên cứu loại trừ):</w:t>
                    </w:r>
                  </w:ins>
                </w:sdtContent>
              </w:sdt>
              <w:ins w:author="Trang Nguyen Thi Thu" w:id="32" w:date="2026-05-15T04:47:32Z">
                <w:sdt>
                  <w:sdtPr>
                    <w:id w:val="-613995055"/>
                    <w:tag w:val="goog_rdk_188"/>
                  </w:sdtPr>
                  <w:sdtContent>
                    <w:r w:rsidDel="00000000" w:rsidR="00000000" w:rsidRPr="00000000">
                      <w:rPr>
                        <w:rtl w:val="0"/>
                      </w:rPr>
                    </w:r>
                  </w:sdtContent>
                </w:sdt>
              </w:ins>
            </w:sdtContent>
          </w:sdt>
        </w:p>
      </w:sdtContent>
    </w:sdt>
    <w:sdt>
      <w:sdtPr>
        <w:id w:val="2004390863"/>
        <w:tag w:val="goog_rdk_194"/>
      </w:sdtPr>
      <w:sdtContent>
        <w:p w:rsidR="00000000" w:rsidDel="00000000" w:rsidP="00000000" w:rsidRDefault="00000000" w:rsidRPr="00000000" w14:paraId="0000004E">
          <w:pPr>
            <w:numPr>
              <w:ilvl w:val="2"/>
              <w:numId w:val="4"/>
            </w:numPr>
            <w:ind w:left="2160" w:hanging="360"/>
            <w:rPr>
              <w:ins w:author="Trang Nguyen Thi Thu" w:id="32" w:date="2026-05-15T04:47:32Z"/>
              <w:rFonts w:ascii="Courier New" w:cs="Courier New" w:eastAsia="Courier New" w:hAnsi="Courier New"/>
            </w:rPr>
          </w:pPr>
          <w:sdt>
            <w:sdtPr>
              <w:id w:val="1499437003"/>
              <w:tag w:val="goog_rdk_190"/>
            </w:sdtPr>
            <w:sdtContent>
              <w:ins w:author="Trang Nguyen Thi Thu" w:id="32" w:date="2026-05-15T04:47:32Z"/>
              <w:sdt>
                <w:sdtPr>
                  <w:id w:val="-2119283271"/>
                  <w:tag w:val="goog_rdk_191"/>
                </w:sdtPr>
                <w:sdtContent>
                  <w:ins w:author="Trang Nguyen Thi Thu" w:id="32" w:date="2026-05-15T04:47:32Z">
                    <w:r w:rsidDel="00000000" w:rsidR="00000000" w:rsidRPr="00000000">
                      <w:rPr>
                        <w:rtl w:val="0"/>
                        <w:rPrChange w:author="Trang Nguyen Thi Thu" w:id="33" w:date="2026-05-15T04:47:32Z">
                          <w:rPr/>
                        </w:rPrChange>
                      </w:rPr>
                      <w:t xml:space="preserve">So sánh hiệu quả khi có và không có </w:t>
                    </w:r>
                  </w:ins>
                </w:sdtContent>
              </w:sdt>
              <w:ins w:author="Trang Nguyen Thi Thu" w:id="32" w:date="2026-05-15T04:47:32Z">
                <w:sdt>
                  <w:sdtPr>
                    <w:id w:val="-2005729587"/>
                    <w:tag w:val="goog_rdk_192"/>
                  </w:sdtPr>
                  <w:sdtContent>
                    <w:r w:rsidDel="00000000" w:rsidR="00000000" w:rsidRPr="00000000">
                      <w:rPr>
                        <w:b w:val="1"/>
                        <w:bCs w:val="1"/>
                        <w:rtl w:val="0"/>
                        <w:rPrChange w:author="Trang Nguyen Thi Thu" w:id="33" w:date="2026-05-15T04:47:32Z">
                          <w:rPr/>
                        </w:rPrChange>
                      </w:rPr>
                      <w:t xml:space="preserve">Reranker</w:t>
                    </w:r>
                  </w:sdtContent>
                </w:sdt>
                <w:sdt>
                  <w:sdtPr>
                    <w:id w:val="-670807828"/>
                    <w:tag w:val="goog_rdk_193"/>
                  </w:sdtPr>
                  <w:sdtContent>
                    <w:r w:rsidDel="00000000" w:rsidR="00000000" w:rsidRPr="00000000">
                      <w:rPr>
                        <w:rtl w:val="0"/>
                        <w:rPrChange w:author="Trang Nguyen Thi Thu" w:id="33" w:date="2026-05-15T04:47:32Z">
                          <w:rPr/>
                        </w:rPrChange>
                      </w:rPr>
                      <w:t xml:space="preserve">.</w:t>
                    </w:r>
                  </w:sdtContent>
                </w:sdt>
              </w:ins>
            </w:sdtContent>
          </w:sdt>
        </w:p>
      </w:sdtContent>
    </w:sdt>
    <w:sdt>
      <w:sdtPr>
        <w:id w:val="-1321081851"/>
        <w:tag w:val="goog_rdk_199"/>
      </w:sdtPr>
      <w:sdtContent>
        <w:p w:rsidR="00000000" w:rsidDel="00000000" w:rsidP="00000000" w:rsidRDefault="00000000" w:rsidRPr="00000000" w14:paraId="0000004F">
          <w:pPr>
            <w:numPr>
              <w:ilvl w:val="2"/>
              <w:numId w:val="4"/>
            </w:numPr>
            <w:ind w:left="2160" w:hanging="360"/>
            <w:rPr>
              <w:ins w:author="Trang Nguyen Thi Thu" w:id="32" w:date="2026-05-15T04:47:32Z"/>
              <w:rFonts w:ascii="Courier New" w:cs="Courier New" w:eastAsia="Courier New" w:hAnsi="Courier New"/>
            </w:rPr>
          </w:pPr>
          <w:sdt>
            <w:sdtPr>
              <w:id w:val="-1380492808"/>
              <w:tag w:val="goog_rdk_195"/>
            </w:sdtPr>
            <w:sdtContent>
              <w:ins w:author="Trang Nguyen Thi Thu" w:id="32" w:date="2026-05-15T04:47:32Z"/>
              <w:sdt>
                <w:sdtPr>
                  <w:id w:val="1699566881"/>
                  <w:tag w:val="goog_rdk_196"/>
                </w:sdtPr>
                <w:sdtContent>
                  <w:ins w:author="Trang Nguyen Thi Thu" w:id="32" w:date="2026-05-15T04:47:32Z">
                    <w:r w:rsidDel="00000000" w:rsidR="00000000" w:rsidRPr="00000000">
                      <w:rPr>
                        <w:rtl w:val="0"/>
                        <w:rPrChange w:author="Trang Nguyen Thi Thu" w:id="33" w:date="2026-05-15T04:47:32Z">
                          <w:rPr/>
                        </w:rPrChange>
                      </w:rPr>
                      <w:t xml:space="preserve">Ảnh hưởng của </w:t>
                    </w:r>
                  </w:ins>
                </w:sdtContent>
              </w:sdt>
              <w:ins w:author="Trang Nguyen Thi Thu" w:id="32" w:date="2026-05-15T04:47:32Z">
                <w:sdt>
                  <w:sdtPr>
                    <w:id w:val="-1931459360"/>
                    <w:tag w:val="goog_rdk_197"/>
                  </w:sdtPr>
                  <w:sdtContent>
                    <w:r w:rsidDel="00000000" w:rsidR="00000000" w:rsidRPr="00000000">
                      <w:rPr>
                        <w:b w:val="1"/>
                        <w:bCs w:val="1"/>
                        <w:rtl w:val="0"/>
                        <w:rPrChange w:author="Trang Nguyen Thi Thu" w:id="33" w:date="2026-05-15T04:47:32Z">
                          <w:rPr/>
                        </w:rPrChange>
                      </w:rPr>
                      <w:t xml:space="preserve">Query Expansion</w:t>
                    </w:r>
                  </w:sdtContent>
                </w:sdt>
                <w:sdt>
                  <w:sdtPr>
                    <w:id w:val="1008434034"/>
                    <w:tag w:val="goog_rdk_198"/>
                  </w:sdtPr>
                  <w:sdtContent>
                    <w:r w:rsidDel="00000000" w:rsidR="00000000" w:rsidRPr="00000000">
                      <w:rPr>
                        <w:rtl w:val="0"/>
                        <w:rPrChange w:author="Trang Nguyen Thi Thu" w:id="33" w:date="2026-05-15T04:47:32Z">
                          <w:rPr/>
                        </w:rPrChange>
                      </w:rPr>
                      <w:t xml:space="preserve"> đến độ phủ tri thức.</w:t>
                    </w:r>
                  </w:sdtContent>
                </w:sdt>
              </w:ins>
            </w:sdtContent>
          </w:sdt>
        </w:p>
      </w:sdtContent>
    </w:sdt>
    <w:sdt>
      <w:sdtPr>
        <w:id w:val="2056695754"/>
        <w:tag w:val="goog_rdk_202"/>
      </w:sdtPr>
      <w:sdtContent>
        <w:p w:rsidR="00000000" w:rsidDel="00000000" w:rsidP="00000000" w:rsidRDefault="00000000" w:rsidRPr="00000000" w14:paraId="00000050">
          <w:pPr>
            <w:numPr>
              <w:ilvl w:val="2"/>
              <w:numId w:val="4"/>
            </w:numPr>
            <w:ind w:left="2160" w:hanging="360"/>
            <w:rPr>
              <w:rFonts w:ascii="Courier New" w:cs="Courier New" w:eastAsia="Courier New" w:hAnsi="Courier New"/>
              <w:rPrChange w:author="Trang Nguyen Thi Thu" w:id="33" w:date="2026-05-15T04:47:32Z">
                <w:rPr/>
              </w:rPrChange>
            </w:rPr>
            <w:pPrChange w:author="Trang Nguyen Thi Thu" w:id="0" w:date="2026-05-15T04:47:32Z">
              <w:pPr>
                <w:numPr>
                  <w:ilvl w:val="1"/>
                  <w:numId w:val="4"/>
                </w:numPr>
                <w:ind w:left="1440" w:hanging="360"/>
              </w:pPr>
            </w:pPrChange>
          </w:pPr>
          <w:sdt>
            <w:sdtPr>
              <w:id w:val="1812245464"/>
              <w:tag w:val="goog_rdk_200"/>
            </w:sdtPr>
            <w:sdtContent>
              <w:ins w:author="Trang Nguyen Thi Thu" w:id="32" w:date="2026-05-15T04:47:32Z"/>
              <w:sdt>
                <w:sdtPr>
                  <w:id w:val="-1872660551"/>
                  <w:tag w:val="goog_rdk_201"/>
                </w:sdtPr>
                <w:sdtContent>
                  <w:ins w:author="Trang Nguyen Thi Thu" w:id="32" w:date="2026-05-15T04:47:32Z">
                    <w:r w:rsidDel="00000000" w:rsidR="00000000" w:rsidRPr="00000000">
                      <w:rPr>
                        <w:rtl w:val="0"/>
                        <w:rPrChange w:author="Trang Nguyen Thi Thu" w:id="33" w:date="2026-05-15T04:47:32Z">
                          <w:rPr/>
                        </w:rPrChange>
                      </w:rPr>
                      <w:t xml:space="preserve">Trade-off giữa kích thước chunk và chất lượng giọng nói.</w:t>
                    </w:r>
                  </w:ins>
                </w:sdtContent>
              </w:sdt>
              <w:ins w:author="Trang Nguyen Thi Thu" w:id="32" w:date="2026-05-15T04:47:32Z"/>
            </w:sdtContent>
          </w:sdt>
          <w:r w:rsidDel="00000000" w:rsidR="00000000" w:rsidRPr="00000000">
            <w:rPr>
              <w:rtl w:val="0"/>
            </w:rPr>
          </w:r>
        </w:p>
      </w:sdtContent>
    </w:sdt>
    <w:p w:rsidR="00000000" w:rsidDel="00000000" w:rsidP="00000000" w:rsidRDefault="00000000" w:rsidRPr="00000000" w14:paraId="00000051">
      <w:pPr>
        <w:numPr>
          <w:ilvl w:val="0"/>
          <w:numId w:val="4"/>
        </w:numPr>
        <w:ind w:left="720" w:hanging="360"/>
        <w:rPr/>
      </w:pPr>
      <w:r w:rsidDel="00000000" w:rsidR="00000000" w:rsidRPr="00000000">
        <w:rPr>
          <w:b w:val="1"/>
          <w:bCs w:val="1"/>
          <w:rtl w:val="0"/>
        </w:rPr>
        <w:t xml:space="preserve">4.</w:t>
      </w:r>
      <w:sdt>
        <w:sdtPr>
          <w:id w:val="-181103159"/>
          <w:tag w:val="goog_rdk_203"/>
        </w:sdtPr>
        <w:sdtContent>
          <w:ins w:author="Trang Nguyen Thi Thu" w:id="34" w:date="2026-05-15T04:47:23Z">
            <w:r w:rsidDel="00000000" w:rsidR="00000000" w:rsidRPr="00000000">
              <w:rPr>
                <w:b w:val="1"/>
                <w:bCs w:val="1"/>
                <w:rtl w:val="0"/>
              </w:rPr>
              <w:t xml:space="preserve">4</w:t>
            </w:r>
          </w:ins>
        </w:sdtContent>
      </w:sdt>
      <w:sdt>
        <w:sdtPr>
          <w:id w:val="681643933"/>
          <w:tag w:val="goog_rdk_204"/>
        </w:sdtPr>
        <w:sdtContent>
          <w:del w:author="Trang Nguyen Thi Thu" w:id="34" w:date="2026-05-15T04:47:23Z">
            <w:r w:rsidDel="00000000" w:rsidR="00000000" w:rsidRPr="00000000">
              <w:rPr>
                <w:b w:val="1"/>
                <w:bCs w:val="1"/>
                <w:rtl w:val="0"/>
              </w:rPr>
              <w:delText xml:space="preserve">3</w:delText>
            </w:r>
          </w:del>
        </w:sdtContent>
      </w:sdt>
      <w:r w:rsidDel="00000000" w:rsidR="00000000" w:rsidRPr="00000000">
        <w:rPr>
          <w:b w:val="1"/>
          <w:bCs w:val="1"/>
          <w:rtl w:val="0"/>
        </w:rPr>
        <w:t xml:space="preserve">. Đánh giá độ trễ (Latency Metrics):</w:t>
      </w:r>
      <w:r w:rsidDel="00000000" w:rsidR="00000000" w:rsidRPr="00000000">
        <w:rPr>
          <w:rtl w:val="0"/>
        </w:rPr>
      </w:r>
    </w:p>
    <w:p w:rsidR="00000000" w:rsidDel="00000000" w:rsidP="00000000" w:rsidRDefault="00000000" w:rsidRPr="00000000" w14:paraId="00000052">
      <w:pPr>
        <w:numPr>
          <w:ilvl w:val="1"/>
          <w:numId w:val="4"/>
        </w:numPr>
        <w:ind w:left="1440" w:hanging="360"/>
        <w:rPr/>
      </w:pPr>
      <w:r w:rsidDel="00000000" w:rsidR="00000000" w:rsidRPr="00000000">
        <w:rPr>
          <w:rtl w:val="0"/>
        </w:rPr>
        <w:t xml:space="preserve">Phân tích các thành phần của model: ASR, LLM, TTS với từng config khác nhau.</w:t>
      </w:r>
    </w:p>
    <w:p w:rsidR="00000000" w:rsidDel="00000000" w:rsidP="00000000" w:rsidRDefault="00000000" w:rsidRPr="00000000" w14:paraId="00000053">
      <w:pPr>
        <w:numPr>
          <w:ilvl w:val="1"/>
          <w:numId w:val="4"/>
        </w:numPr>
        <w:ind w:left="1440" w:hanging="360"/>
        <w:rPr/>
      </w:pPr>
      <w:r w:rsidDel="00000000" w:rsidR="00000000" w:rsidRPr="00000000">
        <w:rPr>
          <w:rtl w:val="0"/>
        </w:rPr>
        <w:t xml:space="preserve">Đo lường </w:t>
      </w:r>
      <w:r w:rsidDel="00000000" w:rsidR="00000000" w:rsidRPr="00000000">
        <w:rPr>
          <w:b w:val="1"/>
          <w:bCs w:val="1"/>
          <w:rtl w:val="0"/>
        </w:rPr>
        <w:t xml:space="preserve">TTFB (Time-to-First-Audio)</w:t>
      </w:r>
      <w:r w:rsidDel="00000000" w:rsidR="00000000" w:rsidRPr="00000000">
        <w:rPr>
          <w:rtl w:val="0"/>
        </w:rPr>
        <w:t xml:space="preserve"> ở các mức percentile p50, p90.</w:t>
      </w:r>
    </w:p>
    <w:sdt>
      <w:sdtPr>
        <w:id w:val="1793019091"/>
        <w:tag w:val="goog_rdk_207"/>
      </w:sdtPr>
      <w:sdtContent>
        <w:p w:rsidR="00000000" w:rsidDel="00000000" w:rsidP="00000000" w:rsidRDefault="00000000" w:rsidRPr="00000000" w14:paraId="00000054">
          <w:pPr>
            <w:numPr>
              <w:ilvl w:val="0"/>
              <w:numId w:val="4"/>
            </w:numPr>
            <w:ind w:left="720" w:hanging="360"/>
            <w:rPr>
              <w:del w:author="Trang Nguyen Thi Thu" w:id="35" w:date="2026-05-15T04:47:30Z"/>
            </w:rPr>
          </w:pPr>
          <w:sdt>
            <w:sdtPr>
              <w:id w:val="-384657495"/>
              <w:tag w:val="goog_rdk_206"/>
            </w:sdtPr>
            <w:sdtContent>
              <w:del w:author="Trang Nguyen Thi Thu" w:id="35" w:date="2026-05-15T04:47:30Z">
                <w:r w:rsidDel="00000000" w:rsidR="00000000" w:rsidRPr="00000000">
                  <w:rPr>
                    <w:b w:val="1"/>
                    <w:bCs w:val="1"/>
                    <w:rtl w:val="0"/>
                  </w:rPr>
                  <w:delText xml:space="preserve">4.4. Ablation Study (Nghiên cứu loại trừ):</w:delText>
                </w:r>
                <w:r w:rsidDel="00000000" w:rsidR="00000000" w:rsidRPr="00000000">
                  <w:rPr>
                    <w:rtl w:val="0"/>
                  </w:rPr>
                </w:r>
              </w:del>
            </w:sdtContent>
          </w:sdt>
        </w:p>
      </w:sdtContent>
    </w:sdt>
    <w:sdt>
      <w:sdtPr>
        <w:id w:val="-758796017"/>
        <w:tag w:val="goog_rdk_209"/>
      </w:sdtPr>
      <w:sdtContent>
        <w:p w:rsidR="00000000" w:rsidDel="00000000" w:rsidP="00000000" w:rsidRDefault="00000000" w:rsidRPr="00000000" w14:paraId="00000055">
          <w:pPr>
            <w:numPr>
              <w:ilvl w:val="1"/>
              <w:numId w:val="4"/>
            </w:numPr>
            <w:ind w:left="1440" w:hanging="360"/>
            <w:rPr>
              <w:del w:author="Trang Nguyen Thi Thu" w:id="35" w:date="2026-05-15T04:47:30Z"/>
            </w:rPr>
          </w:pPr>
          <w:sdt>
            <w:sdtPr>
              <w:id w:val="-790283785"/>
              <w:tag w:val="goog_rdk_208"/>
            </w:sdtPr>
            <w:sdtContent>
              <w:del w:author="Trang Nguyen Thi Thu" w:id="35" w:date="2026-05-15T04:47:30Z">
                <w:r w:rsidDel="00000000" w:rsidR="00000000" w:rsidRPr="00000000">
                  <w:rPr>
                    <w:rtl w:val="0"/>
                  </w:rPr>
                  <w:delText xml:space="preserve">So sánh hiệu quả khi có và không có </w:delText>
                </w:r>
                <w:r w:rsidDel="00000000" w:rsidR="00000000" w:rsidRPr="00000000">
                  <w:rPr>
                    <w:b w:val="1"/>
                    <w:bCs w:val="1"/>
                    <w:rtl w:val="0"/>
                  </w:rPr>
                  <w:delText xml:space="preserve">Reranker</w:delText>
                </w:r>
                <w:r w:rsidDel="00000000" w:rsidR="00000000" w:rsidRPr="00000000">
                  <w:rPr>
                    <w:rtl w:val="0"/>
                  </w:rPr>
                  <w:delText xml:space="preserve">.</w:delText>
                </w:r>
              </w:del>
            </w:sdtContent>
          </w:sdt>
        </w:p>
      </w:sdtContent>
    </w:sdt>
    <w:sdt>
      <w:sdtPr>
        <w:id w:val="2077800456"/>
        <w:tag w:val="goog_rdk_211"/>
      </w:sdtPr>
      <w:sdtContent>
        <w:p w:rsidR="00000000" w:rsidDel="00000000" w:rsidP="00000000" w:rsidRDefault="00000000" w:rsidRPr="00000000" w14:paraId="00000056">
          <w:pPr>
            <w:numPr>
              <w:ilvl w:val="1"/>
              <w:numId w:val="4"/>
            </w:numPr>
            <w:ind w:left="1440" w:hanging="360"/>
            <w:rPr>
              <w:del w:author="Trang Nguyen Thi Thu" w:id="35" w:date="2026-05-15T04:47:30Z"/>
            </w:rPr>
          </w:pPr>
          <w:sdt>
            <w:sdtPr>
              <w:id w:val="772562321"/>
              <w:tag w:val="goog_rdk_210"/>
            </w:sdtPr>
            <w:sdtContent>
              <w:del w:author="Trang Nguyen Thi Thu" w:id="35" w:date="2026-05-15T04:47:30Z">
                <w:r w:rsidDel="00000000" w:rsidR="00000000" w:rsidRPr="00000000">
                  <w:rPr>
                    <w:rtl w:val="0"/>
                  </w:rPr>
                  <w:delText xml:space="preserve">Ảnh hưởng của </w:delText>
                </w:r>
                <w:r w:rsidDel="00000000" w:rsidR="00000000" w:rsidRPr="00000000">
                  <w:rPr>
                    <w:b w:val="1"/>
                    <w:bCs w:val="1"/>
                    <w:rtl w:val="0"/>
                  </w:rPr>
                  <w:delText xml:space="preserve">Query Expansion</w:delText>
                </w:r>
                <w:r w:rsidDel="00000000" w:rsidR="00000000" w:rsidRPr="00000000">
                  <w:rPr>
                    <w:rtl w:val="0"/>
                  </w:rPr>
                  <w:delText xml:space="preserve"> đến độ phủ tri thức.</w:delText>
                </w:r>
              </w:del>
            </w:sdtContent>
          </w:sdt>
        </w:p>
      </w:sdtContent>
    </w:sdt>
    <w:sdt>
      <w:sdtPr>
        <w:id w:val="476836231"/>
        <w:tag w:val="goog_rdk_213"/>
      </w:sdtPr>
      <w:sdtContent>
        <w:p w:rsidR="00000000" w:rsidDel="00000000" w:rsidP="00000000" w:rsidRDefault="00000000" w:rsidRPr="00000000" w14:paraId="00000057">
          <w:pPr>
            <w:numPr>
              <w:ilvl w:val="0"/>
              <w:numId w:val="4"/>
            </w:numPr>
            <w:ind w:left="720" w:hanging="360"/>
            <w:rPr>
              <w:rPrChange w:author="Trang Nguyen Thi Thu" w:id="36" w:date="2026-05-15T04:47:30Z">
                <w:rPr/>
              </w:rPrChange>
            </w:rPr>
            <w:pPrChange w:author="Trang Nguyen Thi Thu" w:id="0" w:date="2026-05-15T04:47:30Z">
              <w:pPr>
                <w:numPr>
                  <w:ilvl w:val="1"/>
                  <w:numId w:val="4"/>
                </w:numPr>
                <w:ind w:left="1440" w:hanging="360"/>
              </w:pPr>
            </w:pPrChange>
          </w:pPr>
          <w:sdt>
            <w:sdtPr>
              <w:id w:val="2108354328"/>
              <w:tag w:val="goog_rdk_212"/>
            </w:sdtPr>
            <w:sdtContent>
              <w:del w:author="Trang Nguyen Thi Thu" w:id="35" w:date="2026-05-15T04:47:30Z">
                <w:r w:rsidDel="00000000" w:rsidR="00000000" w:rsidRPr="00000000">
                  <w:rPr>
                    <w:rtl w:val="0"/>
                  </w:rPr>
                  <w:delText xml:space="preserve">Trade-off giữa kích thước chunk và chất lượng giọng nói.</w:delText>
                </w:r>
              </w:del>
            </w:sdtContent>
          </w:sdt>
          <w:r w:rsidDel="00000000" w:rsidR="00000000" w:rsidRPr="00000000">
            <w:rPr>
              <w:rtl w:val="0"/>
            </w:rPr>
          </w:r>
        </w:p>
      </w:sdtContent>
    </w:sdt>
    <w:p w:rsidR="00000000" w:rsidDel="00000000" w:rsidP="00000000" w:rsidRDefault="00000000" w:rsidRPr="00000000" w14:paraId="00000058">
      <w:pPr>
        <w:rPr>
          <w:b w:val="1"/>
          <w:bCs w:val="1"/>
        </w:rPr>
      </w:pPr>
      <w:r w:rsidDel="00000000" w:rsidR="00000000" w:rsidRPr="00000000">
        <w:rPr>
          <w:b w:val="1"/>
          <w:bCs w:val="1"/>
          <w:rtl w:val="0"/>
        </w:rPr>
        <w:t xml:space="preserve">CHƯƠNG 5: KẾT LUẬN VÀ HƯỚNG PHÁT TRIỂN</w:t>
      </w:r>
    </w:p>
    <w:sdt>
      <w:sdtPr>
        <w:id w:val="1189688678"/>
        <w:tag w:val="goog_rdk_215"/>
      </w:sdtPr>
      <w:sdtContent>
        <w:p w:rsidR="00000000" w:rsidDel="00000000" w:rsidP="00000000" w:rsidRDefault="00000000" w:rsidRPr="00000000" w14:paraId="00000059">
          <w:pPr>
            <w:numPr>
              <w:ilvl w:val="0"/>
              <w:numId w:val="5"/>
            </w:numPr>
            <w:ind w:left="720" w:hanging="360"/>
            <w:rPr>
              <w:ins w:author="Trang Nguyen Thi Thu" w:id="37" w:date="2026-05-15T04:48:28Z"/>
            </w:rPr>
          </w:pPr>
          <w:r w:rsidDel="00000000" w:rsidR="00000000" w:rsidRPr="00000000">
            <w:rPr>
              <w:b w:val="1"/>
              <w:bCs w:val="1"/>
              <w:rtl w:val="0"/>
            </w:rPr>
            <w:t xml:space="preserve">5.1. Kết luận:</w:t>
          </w:r>
          <w:r w:rsidDel="00000000" w:rsidR="00000000" w:rsidRPr="00000000">
            <w:rPr>
              <w:rtl w:val="0"/>
            </w:rPr>
            <w:t xml:space="preserve"> Tổng kết các mục tiêu đã đạt được (Latency &lt; 1.5s, Faithfulness &gt; 0.75).</w:t>
          </w:r>
          <w:sdt>
            <w:sdtPr>
              <w:id w:val="-1518072868"/>
              <w:tag w:val="goog_rdk_214"/>
            </w:sdtPr>
            <w:sdtContent>
              <w:ins w:author="Trang Nguyen Thi Thu" w:id="37" w:date="2026-05-15T04:48:28Z">
                <w:r w:rsidDel="00000000" w:rsidR="00000000" w:rsidRPr="00000000">
                  <w:rPr>
                    <w:rtl w:val="0"/>
                  </w:rPr>
                </w:r>
              </w:ins>
            </w:sdtContent>
          </w:sdt>
        </w:p>
      </w:sdtContent>
    </w:sdt>
    <w:sdt>
      <w:sdtPr>
        <w:id w:val="1863281622"/>
        <w:tag w:val="goog_rdk_218"/>
      </w:sdtPr>
      <w:sdtContent>
        <w:p w:rsidR="00000000" w:rsidDel="00000000" w:rsidP="00000000" w:rsidRDefault="00000000" w:rsidRPr="00000000" w14:paraId="0000005A">
          <w:pPr>
            <w:numPr>
              <w:ilvl w:val="0"/>
              <w:numId w:val="5"/>
            </w:numPr>
            <w:ind w:left="720" w:hanging="360"/>
            <w:rPr>
              <w:u w:val="none"/>
              <w:rPrChange w:author="Trang Nguyen Thi Thu" w:id="38" w:date="2026-05-15T04:48:28Z">
                <w:rPr/>
              </w:rPrChange>
            </w:rPr>
            <w:pPrChange w:author="Trang Nguyen Thi Thu" w:id="0" w:date="2026-05-15T04:48:28Z">
              <w:pPr>
                <w:numPr>
                  <w:ilvl w:val="0"/>
                  <w:numId w:val="5"/>
                </w:numPr>
                <w:ind w:left="720" w:hanging="360"/>
              </w:pPr>
            </w:pPrChange>
          </w:pPr>
          <w:sdt>
            <w:sdtPr>
              <w:id w:val="-1493902490"/>
              <w:tag w:val="goog_rdk_216"/>
            </w:sdtPr>
            <w:sdtContent>
              <w:ins w:author="Trang Nguyen Thi Thu" w:id="37" w:date="2026-05-15T04:48:28Z"/>
              <w:sdt>
                <w:sdtPr>
                  <w:id w:val="-2140287052"/>
                  <w:tag w:val="goog_rdk_217"/>
                </w:sdtPr>
                <w:sdtContent>
                  <w:ins w:author="Trang Nguyen Thi Thu" w:id="37" w:date="2026-05-15T04:48:28Z">
                    <w:r w:rsidDel="00000000" w:rsidR="00000000" w:rsidRPr="00000000">
                      <w:rPr>
                        <w:rtl w:val="0"/>
                        <w:rPrChange w:author="Trang Nguyen Thi Thu" w:id="38" w:date="2026-05-15T04:48:28Z">
                          <w:rPr/>
                        </w:rPrChange>
                      </w:rPr>
                      <w:t xml:space="preserve">Đóng góp, rút ra kết luận gì, tìm được điều gì hay…</w:t>
                    </w:r>
                  </w:ins>
                </w:sdtContent>
              </w:sdt>
              <w:ins w:author="Trang Nguyen Thi Thu" w:id="37" w:date="2026-05-15T04:48:28Z"/>
            </w:sdtContent>
          </w:sdt>
          <w:r w:rsidDel="00000000" w:rsidR="00000000" w:rsidRPr="00000000">
            <w:rPr>
              <w:rtl w:val="0"/>
            </w:rPr>
          </w:r>
        </w:p>
      </w:sdtContent>
    </w:sdt>
    <w:sdt>
      <w:sdtPr>
        <w:id w:val="-1110106825"/>
        <w:tag w:val="goog_rdk_221"/>
      </w:sdtPr>
      <w:sdtContent>
        <w:p w:rsidR="00000000" w:rsidDel="00000000" w:rsidP="00000000" w:rsidRDefault="00000000" w:rsidRPr="00000000" w14:paraId="0000005B">
          <w:pPr>
            <w:numPr>
              <w:ilvl w:val="0"/>
              <w:numId w:val="5"/>
            </w:numPr>
            <w:ind w:left="720" w:hanging="360"/>
            <w:rPr>
              <w:del w:author="Trang Nguyen Thi Thu" w:id="39" w:date="2026-05-15T04:31:18Z"/>
            </w:rPr>
          </w:pPr>
          <w:sdt>
            <w:sdtPr>
              <w:id w:val="-12564376"/>
              <w:tag w:val="goog_rdk_220"/>
            </w:sdtPr>
            <w:sdtContent>
              <w:del w:author="Trang Nguyen Thi Thu" w:id="39" w:date="2026-05-15T04:31:18Z">
                <w:r w:rsidDel="00000000" w:rsidR="00000000" w:rsidRPr="00000000">
                  <w:rPr>
                    <w:b w:val="1"/>
                    <w:bCs w:val="1"/>
                    <w:rtl w:val="0"/>
                  </w:rPr>
                  <w:delText xml:space="preserve">5.2. Hạn chế:</w:delText>
                </w:r>
                <w:r w:rsidDel="00000000" w:rsidR="00000000" w:rsidRPr="00000000">
                  <w:rPr>
                    <w:rtl w:val="0"/>
                  </w:rPr>
                  <w:delText xml:space="preserve"> Khả năng xử lý khi người dùng nói quá nhanh hoặc môi trường cực nhiễu.</w:delText>
                </w:r>
              </w:del>
            </w:sdtContent>
          </w:sdt>
        </w:p>
      </w:sdtContent>
    </w:sdt>
    <w:sdt>
      <w:sdtPr>
        <w:id w:val="1513271337"/>
        <w:tag w:val="goog_rdk_223"/>
      </w:sdtPr>
      <w:sdtContent>
        <w:p w:rsidR="00000000" w:rsidDel="00000000" w:rsidP="00000000" w:rsidRDefault="00000000" w:rsidRPr="00000000" w14:paraId="0000005C">
          <w:pPr>
            <w:numPr>
              <w:ilvl w:val="0"/>
              <w:numId w:val="5"/>
            </w:numPr>
            <w:ind w:left="720" w:hanging="360"/>
            <w:rPr>
              <w:ins w:author="Trang Nguyen Thi Thu" w:id="40" w:date="2026-05-15T04:31:21Z"/>
            </w:rPr>
          </w:pPr>
          <w:r w:rsidDel="00000000" w:rsidR="00000000" w:rsidRPr="00000000">
            <w:rPr>
              <w:b w:val="1"/>
              <w:bCs w:val="1"/>
              <w:rtl w:val="0"/>
            </w:rPr>
            <w:t xml:space="preserve">5.3. Hướng phát triển:</w:t>
          </w:r>
          <w:sdt>
            <w:sdtPr>
              <w:id w:val="254551559"/>
              <w:tag w:val="goog_rdk_222"/>
            </w:sdtPr>
            <w:sdtContent>
              <w:ins w:author="Trang Nguyen Thi Thu" w:id="40" w:date="2026-05-15T04:31:21Z">
                <w:r w:rsidDel="00000000" w:rsidR="00000000" w:rsidRPr="00000000">
                  <w:rPr>
                    <w:rtl w:val="0"/>
                  </w:rPr>
                </w:r>
              </w:ins>
            </w:sdtContent>
          </w:sdt>
        </w:p>
      </w:sdtContent>
    </w:sdt>
    <w:sdt>
      <w:sdtPr>
        <w:id w:val="-2114774182"/>
        <w:tag w:val="goog_rdk_228"/>
      </w:sdtPr>
      <w:sdtContent>
        <w:p w:rsidR="00000000" w:rsidDel="00000000" w:rsidP="00000000" w:rsidRDefault="00000000" w:rsidRPr="00000000" w14:paraId="0000005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Change w:author="Trang Nguyen Thi Thu" w:id="41" w:date="2026-05-15T04:31:21Z">
                <w:rPr/>
              </w:rPrChange>
            </w:rPr>
            <w:pPrChange w:author="Trang Nguyen Thi Thu" w:id="0" w:date="2026-05-15T04:31:21Z">
              <w:pPr>
                <w:numPr>
                  <w:ilvl w:val="0"/>
                  <w:numId w:val="5"/>
                </w:numPr>
                <w:ind w:left="720" w:hanging="360"/>
              </w:pPr>
            </w:pPrChange>
          </w:pPr>
          <w:sdt>
            <w:sdtPr>
              <w:id w:val="1436164265"/>
              <w:tag w:val="goog_rdk_224"/>
            </w:sdtPr>
            <w:sdtContent>
              <w:ins w:author="Trang Nguyen Thi Thu" w:id="40" w:date="2026-05-15T04:31:21Z"/>
              <w:sdt>
                <w:sdtPr>
                  <w:id w:val="1685271432"/>
                  <w:tag w:val="goog_rdk_225"/>
                </w:sdtPr>
                <w:sdtContent>
                  <w:ins w:author="Trang Nguyen Thi Thu" w:id="40" w:date="2026-05-15T04:31:21Z">
                    <w:r w:rsidDel="00000000" w:rsidR="00000000" w:rsidRPr="00000000">
                      <w:rPr>
                        <w:b w:val="1"/>
                        <w:bCs w:val="1"/>
                        <w:rtl w:val="0"/>
                        <w:rPrChange w:author="Trang Nguyen Thi Thu" w:id="41" w:date="2026-05-15T04:31:21Z">
                          <w:rPr>
                            <w:b w:val="1"/>
                            <w:bCs w:val="1"/>
                          </w:rPr>
                        </w:rPrChange>
                      </w:rPr>
                      <w:t xml:space="preserve">Hạn chế:</w:t>
                    </w:r>
                  </w:ins>
                </w:sdtContent>
              </w:sdt>
              <w:ins w:author="Trang Nguyen Thi Thu" w:id="40" w:date="2026-05-15T04:31:21Z">
                <w:sdt>
                  <w:sdtPr>
                    <w:id w:val="1094598243"/>
                    <w:tag w:val="goog_rdk_226"/>
                  </w:sdtPr>
                  <w:sdtContent>
                    <w:r w:rsidDel="00000000" w:rsidR="00000000" w:rsidRPr="00000000">
                      <w:rPr>
                        <w:rtl w:val="0"/>
                        <w:rPrChange w:author="Trang Nguyen Thi Thu" w:id="41" w:date="2026-05-15T04:31:21Z">
                          <w:rPr>
                            <w:b w:val="1"/>
                            <w:bCs w:val="1"/>
                          </w:rPr>
                        </w:rPrChange>
                      </w:rPr>
                      <w:t xml:space="preserve"> Khả năng xử lý khi người dùng nói quá nhanh hoặc môi trường cực nhiễu.</w:t>
                    </w:r>
                  </w:sdtContent>
                </w:sdt>
              </w:ins>
            </w:sdtContent>
          </w:sdt>
          <w:sdt>
            <w:sdtPr>
              <w:id w:val="1142987779"/>
              <w:tag w:val="goog_rdk_227"/>
            </w:sdtPr>
            <w:sdtContent>
              <w:r w:rsidDel="00000000" w:rsidR="00000000" w:rsidRPr="00000000">
                <w:rPr>
                  <w:rtl w:val="0"/>
                </w:rPr>
              </w:r>
            </w:sdtContent>
          </w:sdt>
        </w:p>
      </w:sdtContent>
    </w:sdt>
    <w:p w:rsidR="00000000" w:rsidDel="00000000" w:rsidP="00000000" w:rsidRDefault="00000000" w:rsidRPr="00000000" w14:paraId="0000005E">
      <w:pPr>
        <w:numPr>
          <w:ilvl w:val="1"/>
          <w:numId w:val="5"/>
        </w:numPr>
        <w:ind w:left="1440" w:hanging="360"/>
        <w:rPr/>
      </w:pPr>
      <w:r w:rsidDel="00000000" w:rsidR="00000000" w:rsidRPr="00000000">
        <w:rPr>
          <w:rtl w:val="0"/>
        </w:rPr>
        <w:t xml:space="preserve">Tích hợp mô hình "End-to-End Speech-to-Speech" để giảm bớt các bước trung gian.</w:t>
      </w:r>
    </w:p>
    <w:p w:rsidR="00000000" w:rsidDel="00000000" w:rsidP="00000000" w:rsidRDefault="00000000" w:rsidRPr="00000000" w14:paraId="0000005F">
      <w:pPr>
        <w:numPr>
          <w:ilvl w:val="1"/>
          <w:numId w:val="5"/>
        </w:numPr>
        <w:ind w:left="1440" w:hanging="360"/>
        <w:rPr/>
      </w:pPr>
      <w:r w:rsidDel="00000000" w:rsidR="00000000" w:rsidRPr="00000000">
        <w:rPr>
          <w:rtl w:val="0"/>
        </w:rPr>
        <w:t xml:space="preserve">Mở rộng khả năng nhận diện ý định (Intent detection) để xử lý các câu hỏi ngoài phạm vi y tế.</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g Nguyen Thi Thu" w:id="0" w:date="2026-05-15T04:04:14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w:t>
      </w:r>
    </w:p>
  </w:comment>
  <w:comment w:author="Trang Nguyen Thi Thu" w:id="1" w:date="2026-05-15T04:06:14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tác 2 chiều bằng tiếng nói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1" w15:done="0"/>
  <w15:commentEx w15:paraId="0000006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B5umlB+LOCO2TqeS7j6ULAi/Q==">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